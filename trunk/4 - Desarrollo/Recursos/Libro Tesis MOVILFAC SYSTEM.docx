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6EB" w:rsidRPr="0015600C" w:rsidRDefault="00713F55" w:rsidP="00701D95">
      <w:pPr>
        <w:tabs>
          <w:tab w:val="left" w:pos="8789"/>
        </w:tabs>
        <w:ind w:right="49"/>
        <w:jc w:val="center"/>
        <w:rPr>
          <w:rStyle w:val="Textoennegrita"/>
          <w:rFonts w:ascii="Arial" w:hAnsi="Arial" w:cs="Arial"/>
        </w:rPr>
      </w:pPr>
      <w:r w:rsidRPr="0015600C">
        <w:rPr>
          <w:rStyle w:val="Textoennegrita"/>
          <w:rFonts w:ascii="Arial" w:hAnsi="Arial" w:cs="Arial"/>
          <w:noProof/>
          <w:lang w:val="es-ES"/>
        </w:rPr>
        <w:drawing>
          <wp:anchor distT="0" distB="0" distL="114300" distR="114300" simplePos="0" relativeHeight="251674624" behindDoc="0" locked="0" layoutInCell="1" allowOverlap="1">
            <wp:simplePos x="0" y="0"/>
            <wp:positionH relativeFrom="column">
              <wp:posOffset>-1268730</wp:posOffset>
            </wp:positionH>
            <wp:positionV relativeFrom="paragraph">
              <wp:posOffset>-899160</wp:posOffset>
            </wp:positionV>
            <wp:extent cx="1306195" cy="1362710"/>
            <wp:effectExtent l="171450" t="152400" r="179705" b="656590"/>
            <wp:wrapSquare wrapText="bothSides"/>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1.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981" t="17228" r="23970" b="19101"/>
                    <a:stretch/>
                  </pic:blipFill>
                  <pic:spPr bwMode="auto">
                    <a:xfrm rot="20340795">
                      <a:off x="0" y="0"/>
                      <a:ext cx="1306195" cy="13627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235E3" w:rsidRPr="0015600C">
        <w:rPr>
          <w:rStyle w:val="Textoennegrita"/>
          <w:rFonts w:ascii="Arial" w:hAnsi="Arial" w:cs="Arial"/>
          <w:noProof/>
          <w:lang w:val="es-ES"/>
        </w:rPr>
        <w:drawing>
          <wp:anchor distT="0" distB="0" distL="114300" distR="114300" simplePos="0" relativeHeight="251673600" behindDoc="0" locked="0" layoutInCell="1" allowOverlap="1">
            <wp:simplePos x="0" y="0"/>
            <wp:positionH relativeFrom="column">
              <wp:posOffset>-11430</wp:posOffset>
            </wp:positionH>
            <wp:positionV relativeFrom="paragraph">
              <wp:posOffset>329565</wp:posOffset>
            </wp:positionV>
            <wp:extent cx="847725" cy="842645"/>
            <wp:effectExtent l="95250" t="57150" r="66675" b="319405"/>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1.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949" t="20102" r="23712" b="19589"/>
                    <a:stretch/>
                  </pic:blipFill>
                  <pic:spPr bwMode="auto">
                    <a:xfrm rot="531424">
                      <a:off x="0" y="0"/>
                      <a:ext cx="847725" cy="8426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235E3" w:rsidRPr="0015600C">
        <w:rPr>
          <w:rStyle w:val="Textoennegrita"/>
          <w:rFonts w:ascii="Arial" w:hAnsi="Arial" w:cs="Arial"/>
          <w:noProof/>
          <w:lang w:val="es-ES"/>
        </w:rPr>
        <w:drawing>
          <wp:anchor distT="0" distB="0" distL="114300" distR="114300" simplePos="0" relativeHeight="251672576" behindDoc="1" locked="0" layoutInCell="1" allowOverlap="1">
            <wp:simplePos x="0" y="0"/>
            <wp:positionH relativeFrom="column">
              <wp:posOffset>998220</wp:posOffset>
            </wp:positionH>
            <wp:positionV relativeFrom="paragraph">
              <wp:posOffset>1172210</wp:posOffset>
            </wp:positionV>
            <wp:extent cx="550545" cy="535305"/>
            <wp:effectExtent l="38100" t="0" r="20955" b="150495"/>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1.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356" t="20225" r="25094" b="20225"/>
                    <a:stretch/>
                  </pic:blipFill>
                  <pic:spPr bwMode="auto">
                    <a:xfrm>
                      <a:off x="0" y="0"/>
                      <a:ext cx="550545" cy="5353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776142" w:rsidRPr="0015600C">
        <w:rPr>
          <w:rStyle w:val="Textoennegrita"/>
          <w:rFonts w:ascii="Arial" w:hAnsi="Arial" w:cs="Arial"/>
          <w:noProof/>
          <w:lang w:val="es-ES"/>
        </w:rPr>
        <w:drawing>
          <wp:anchor distT="0" distB="0" distL="114300" distR="114300" simplePos="0" relativeHeight="251671552" behindDoc="0" locked="0" layoutInCell="1" allowOverlap="1">
            <wp:simplePos x="0" y="0"/>
            <wp:positionH relativeFrom="margin">
              <wp:align>center</wp:align>
            </wp:positionH>
            <wp:positionV relativeFrom="margin">
              <wp:align>center</wp:align>
            </wp:positionV>
            <wp:extent cx="3618230" cy="2590800"/>
            <wp:effectExtent l="0" t="0" r="0" b="0"/>
            <wp:wrapSquare wrapText="bothSides"/>
            <wp:docPr id="9" name="0 Image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Fac111.pn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36" t="44012" r="36660" b="2122"/>
                    <a:stretch/>
                  </pic:blipFill>
                  <pic:spPr bwMode="auto">
                    <a:xfrm>
                      <a:off x="0" y="0"/>
                      <a:ext cx="3618230" cy="2590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242273" w:rsidRPr="0015600C">
        <w:rPr>
          <w:rStyle w:val="Textoennegrita"/>
          <w:rFonts w:ascii="Arial" w:hAnsi="Arial" w:cs="Arial"/>
        </w:rPr>
        <w:br w:type="page"/>
      </w:r>
      <w:r w:rsidR="007076EB" w:rsidRPr="0015600C">
        <w:rPr>
          <w:rStyle w:val="Textoennegrita"/>
          <w:rFonts w:ascii="Arial" w:hAnsi="Arial" w:cs="Arial"/>
        </w:rPr>
        <w:lastRenderedPageBreak/>
        <w:t>MOVIL FAC</w:t>
      </w:r>
      <w:r w:rsidR="007C7275" w:rsidRPr="0015600C">
        <w:rPr>
          <w:rStyle w:val="Textoennegrita"/>
          <w:rFonts w:ascii="Arial" w:hAnsi="Arial" w:cs="Arial"/>
        </w:rPr>
        <w:t xml:space="preserve"> SYSTEM</w:t>
      </w:r>
    </w:p>
    <w:p w:rsidR="007076EB" w:rsidRPr="0015600C" w:rsidRDefault="007076EB" w:rsidP="00701D95">
      <w:pPr>
        <w:ind w:right="49"/>
        <w:rPr>
          <w:rStyle w:val="Textoennegrita"/>
          <w:rFonts w:ascii="Arial" w:hAnsi="Arial" w:cs="Arial"/>
        </w:rPr>
      </w:pPr>
    </w:p>
    <w:p w:rsidR="007076EB" w:rsidRPr="0015600C" w:rsidRDefault="007076EB" w:rsidP="00701D95">
      <w:pPr>
        <w:ind w:right="49"/>
        <w:rPr>
          <w:rStyle w:val="Textoennegrita"/>
          <w:rFonts w:ascii="Arial" w:hAnsi="Arial" w:cs="Arial"/>
        </w:rPr>
      </w:pPr>
    </w:p>
    <w:p w:rsidR="007076EB" w:rsidRPr="0015600C" w:rsidRDefault="007076EB" w:rsidP="00701D95">
      <w:pPr>
        <w:ind w:right="49"/>
        <w:rPr>
          <w:rStyle w:val="Textoennegrita"/>
          <w:rFonts w:ascii="Arial" w:hAnsi="Arial" w:cs="Arial"/>
        </w:rPr>
      </w:pPr>
    </w:p>
    <w:p w:rsidR="007076EB" w:rsidRPr="0015600C" w:rsidRDefault="007076EB" w:rsidP="00701D95">
      <w:pPr>
        <w:ind w:right="49"/>
        <w:jc w:val="center"/>
        <w:rPr>
          <w:rStyle w:val="Textoennegrita"/>
          <w:rFonts w:ascii="Arial" w:hAnsi="Arial" w:cs="Arial"/>
        </w:rPr>
      </w:pPr>
    </w:p>
    <w:p w:rsidR="007076EB" w:rsidRPr="0015600C" w:rsidRDefault="007076EB" w:rsidP="00701D95">
      <w:pPr>
        <w:ind w:right="49"/>
        <w:jc w:val="center"/>
        <w:rPr>
          <w:rStyle w:val="Textoennegrita"/>
          <w:rFonts w:ascii="Arial" w:hAnsi="Arial" w:cs="Arial"/>
        </w:rPr>
      </w:pPr>
    </w:p>
    <w:p w:rsidR="00FE4C6F" w:rsidRPr="0015600C" w:rsidRDefault="00FE4C6F" w:rsidP="00701D95">
      <w:pPr>
        <w:ind w:right="49"/>
        <w:jc w:val="center"/>
        <w:rPr>
          <w:rStyle w:val="Textoennegrita"/>
          <w:rFonts w:ascii="Arial" w:hAnsi="Arial" w:cs="Arial"/>
        </w:rPr>
      </w:pPr>
    </w:p>
    <w:p w:rsidR="00FE4C6F" w:rsidRPr="0015600C" w:rsidRDefault="00FE4C6F" w:rsidP="00701D95">
      <w:pPr>
        <w:ind w:right="49"/>
        <w:jc w:val="center"/>
        <w:rPr>
          <w:rStyle w:val="Textoennegrita"/>
          <w:rFonts w:ascii="Arial" w:hAnsi="Arial" w:cs="Arial"/>
        </w:rPr>
      </w:pPr>
    </w:p>
    <w:p w:rsidR="00AE2EF4" w:rsidRPr="0015600C" w:rsidRDefault="00AE2EF4" w:rsidP="00701D95">
      <w:pPr>
        <w:ind w:right="49"/>
        <w:jc w:val="center"/>
        <w:rPr>
          <w:rStyle w:val="Textoennegrita"/>
          <w:rFonts w:ascii="Arial" w:hAnsi="Arial" w:cs="Arial"/>
        </w:rPr>
      </w:pPr>
    </w:p>
    <w:p w:rsidR="00AE2EF4" w:rsidRPr="0015600C" w:rsidRDefault="00AE2EF4" w:rsidP="00701D95">
      <w:pPr>
        <w:ind w:right="49"/>
        <w:jc w:val="center"/>
        <w:rPr>
          <w:rStyle w:val="Textoennegrita"/>
          <w:rFonts w:ascii="Arial" w:hAnsi="Arial" w:cs="Arial"/>
        </w:rPr>
      </w:pPr>
    </w:p>
    <w:p w:rsidR="00AE2EF4" w:rsidRPr="0015600C" w:rsidRDefault="00AE2EF4" w:rsidP="00701D95">
      <w:pPr>
        <w:ind w:right="49"/>
        <w:jc w:val="center"/>
        <w:rPr>
          <w:rStyle w:val="Textoennegrita"/>
          <w:rFonts w:ascii="Arial" w:hAnsi="Arial" w:cs="Arial"/>
        </w:rPr>
      </w:pPr>
    </w:p>
    <w:p w:rsidR="00AE2EF4" w:rsidRPr="0015600C" w:rsidRDefault="00AE2EF4" w:rsidP="00701D95">
      <w:pPr>
        <w:ind w:right="49"/>
        <w:jc w:val="center"/>
        <w:rPr>
          <w:rStyle w:val="Textoennegrita"/>
          <w:rFonts w:ascii="Arial" w:hAnsi="Arial" w:cs="Arial"/>
        </w:rPr>
      </w:pPr>
    </w:p>
    <w:p w:rsidR="00FE4C6F" w:rsidRPr="0015600C" w:rsidRDefault="00FE4C6F" w:rsidP="00701D95">
      <w:pPr>
        <w:ind w:right="49"/>
        <w:jc w:val="center"/>
        <w:rPr>
          <w:rStyle w:val="Textoennegrita"/>
          <w:rFonts w:ascii="Arial" w:hAnsi="Arial" w:cs="Arial"/>
        </w:rPr>
      </w:pPr>
    </w:p>
    <w:p w:rsidR="007076EB" w:rsidRPr="0015600C" w:rsidRDefault="001618A8" w:rsidP="00701D95">
      <w:pPr>
        <w:ind w:right="49"/>
        <w:jc w:val="center"/>
        <w:rPr>
          <w:rStyle w:val="Textoennegrita"/>
          <w:rFonts w:ascii="Arial" w:hAnsi="Arial" w:cs="Arial"/>
        </w:rPr>
      </w:pPr>
      <w:r w:rsidRPr="0015600C">
        <w:rPr>
          <w:rStyle w:val="Textoennegrita"/>
          <w:rFonts w:ascii="Arial" w:hAnsi="Arial" w:cs="Arial"/>
        </w:rPr>
        <w:t>Autores</w:t>
      </w:r>
    </w:p>
    <w:p w:rsidR="007076EB" w:rsidRPr="0015600C" w:rsidRDefault="007076EB" w:rsidP="00701D95">
      <w:pPr>
        <w:ind w:right="49"/>
        <w:jc w:val="center"/>
        <w:rPr>
          <w:rStyle w:val="Textoennegrita"/>
          <w:rFonts w:ascii="Arial" w:hAnsi="Arial" w:cs="Arial"/>
        </w:rPr>
      </w:pPr>
    </w:p>
    <w:p w:rsidR="001618A8" w:rsidRPr="0015600C" w:rsidRDefault="001618A8" w:rsidP="00701D95">
      <w:pPr>
        <w:ind w:right="49"/>
        <w:jc w:val="center"/>
        <w:rPr>
          <w:rStyle w:val="Textoennegrita"/>
          <w:rFonts w:ascii="Arial" w:hAnsi="Arial" w:cs="Arial"/>
        </w:rPr>
      </w:pPr>
    </w:p>
    <w:p w:rsidR="007076EB" w:rsidRPr="0015600C" w:rsidRDefault="007076EB" w:rsidP="00701D95">
      <w:pPr>
        <w:ind w:right="49"/>
        <w:jc w:val="center"/>
        <w:rPr>
          <w:rStyle w:val="Textoennegrita"/>
          <w:rFonts w:ascii="Arial" w:hAnsi="Arial" w:cs="Arial"/>
        </w:rPr>
      </w:pPr>
      <w:r w:rsidRPr="0015600C">
        <w:rPr>
          <w:rStyle w:val="Textoennegrita"/>
          <w:rFonts w:ascii="Arial" w:hAnsi="Arial" w:cs="Arial"/>
        </w:rPr>
        <w:t>ALVARO ANDRES CASTELLANOS</w:t>
      </w:r>
    </w:p>
    <w:p w:rsidR="007076EB" w:rsidRPr="0015600C" w:rsidRDefault="007076EB" w:rsidP="00701D95">
      <w:pPr>
        <w:ind w:right="49"/>
        <w:jc w:val="center"/>
        <w:rPr>
          <w:rStyle w:val="Textoennegrita"/>
          <w:rFonts w:ascii="Arial" w:hAnsi="Arial" w:cs="Arial"/>
        </w:rPr>
      </w:pPr>
      <w:r w:rsidRPr="0015600C">
        <w:rPr>
          <w:rStyle w:val="Textoennegrita"/>
          <w:rFonts w:ascii="Arial" w:hAnsi="Arial" w:cs="Arial"/>
        </w:rPr>
        <w:t>LUIS FELIPE DIAZ</w:t>
      </w:r>
    </w:p>
    <w:p w:rsidR="007076EB" w:rsidRPr="0015600C" w:rsidRDefault="007076EB" w:rsidP="00701D95">
      <w:pPr>
        <w:ind w:right="49"/>
        <w:jc w:val="center"/>
        <w:rPr>
          <w:rStyle w:val="Textoennegrita"/>
          <w:rFonts w:ascii="Arial" w:hAnsi="Arial" w:cs="Arial"/>
        </w:rPr>
      </w:pPr>
      <w:r w:rsidRPr="0015600C">
        <w:rPr>
          <w:rStyle w:val="Textoennegrita"/>
          <w:rFonts w:ascii="Arial" w:hAnsi="Arial" w:cs="Arial"/>
        </w:rPr>
        <w:t>LUS ANDRES OLARTE</w:t>
      </w:r>
    </w:p>
    <w:p w:rsidR="00296939" w:rsidRPr="0015600C" w:rsidRDefault="00296939" w:rsidP="00701D95">
      <w:pPr>
        <w:ind w:right="49"/>
        <w:jc w:val="center"/>
        <w:rPr>
          <w:rStyle w:val="Textoennegrita"/>
          <w:rFonts w:ascii="Arial" w:hAnsi="Arial" w:cs="Arial"/>
        </w:rPr>
      </w:pPr>
      <w:r w:rsidRPr="0015600C">
        <w:rPr>
          <w:rStyle w:val="Textoennegrita"/>
          <w:rFonts w:ascii="Arial" w:hAnsi="Arial" w:cs="Arial"/>
        </w:rPr>
        <w:t>ANGEL DAVID SORIANO</w:t>
      </w:r>
    </w:p>
    <w:p w:rsidR="007076EB" w:rsidRPr="0015600C" w:rsidRDefault="007076EB" w:rsidP="00701D95">
      <w:pPr>
        <w:ind w:right="49"/>
        <w:rPr>
          <w:rStyle w:val="Textoennegrita"/>
          <w:rFonts w:ascii="Arial" w:hAnsi="Arial" w:cs="Arial"/>
        </w:rPr>
      </w:pPr>
    </w:p>
    <w:p w:rsidR="007076EB" w:rsidRPr="0015600C" w:rsidRDefault="007076EB" w:rsidP="00701D95">
      <w:pPr>
        <w:ind w:right="49"/>
        <w:jc w:val="center"/>
        <w:rPr>
          <w:rStyle w:val="Textoennegrita"/>
          <w:rFonts w:ascii="Arial" w:hAnsi="Arial" w:cs="Arial"/>
        </w:rPr>
      </w:pPr>
    </w:p>
    <w:p w:rsidR="007076EB" w:rsidRPr="0015600C" w:rsidRDefault="007076EB" w:rsidP="00701D95">
      <w:pPr>
        <w:ind w:right="49"/>
        <w:jc w:val="center"/>
        <w:rPr>
          <w:rStyle w:val="Textoennegrita"/>
          <w:rFonts w:ascii="Arial" w:hAnsi="Arial" w:cs="Arial"/>
        </w:rPr>
      </w:pPr>
    </w:p>
    <w:p w:rsidR="00FE4C6F" w:rsidRPr="0015600C" w:rsidRDefault="00FE4C6F" w:rsidP="00701D95">
      <w:pPr>
        <w:ind w:right="49"/>
        <w:jc w:val="center"/>
        <w:rPr>
          <w:rStyle w:val="Textoennegrita"/>
          <w:rFonts w:ascii="Arial" w:hAnsi="Arial" w:cs="Arial"/>
        </w:rPr>
      </w:pPr>
    </w:p>
    <w:p w:rsidR="00FE4C6F" w:rsidRPr="0015600C" w:rsidRDefault="00FE4C6F" w:rsidP="00701D95">
      <w:pPr>
        <w:ind w:right="49"/>
        <w:jc w:val="center"/>
        <w:rPr>
          <w:rStyle w:val="Textoennegrita"/>
          <w:rFonts w:ascii="Arial" w:hAnsi="Arial" w:cs="Arial"/>
        </w:rPr>
      </w:pPr>
    </w:p>
    <w:p w:rsidR="00FE4C6F" w:rsidRPr="0015600C" w:rsidRDefault="00FE4C6F" w:rsidP="00701D95">
      <w:pPr>
        <w:ind w:right="49"/>
        <w:jc w:val="center"/>
        <w:rPr>
          <w:rStyle w:val="Textoennegrita"/>
          <w:rFonts w:ascii="Arial" w:hAnsi="Arial" w:cs="Arial"/>
        </w:rPr>
      </w:pPr>
    </w:p>
    <w:p w:rsidR="00FE4C6F" w:rsidRPr="0015600C" w:rsidRDefault="00FE4C6F" w:rsidP="00701D95">
      <w:pPr>
        <w:ind w:right="49"/>
        <w:jc w:val="center"/>
        <w:rPr>
          <w:rStyle w:val="Textoennegrita"/>
          <w:rFonts w:ascii="Arial" w:hAnsi="Arial" w:cs="Arial"/>
        </w:rPr>
      </w:pPr>
    </w:p>
    <w:p w:rsidR="007076EB" w:rsidRPr="0015600C" w:rsidRDefault="007076EB" w:rsidP="00701D95">
      <w:pPr>
        <w:ind w:right="49"/>
        <w:jc w:val="center"/>
        <w:rPr>
          <w:rStyle w:val="Textoennegrita"/>
          <w:rFonts w:ascii="Arial" w:hAnsi="Arial" w:cs="Arial"/>
        </w:rPr>
      </w:pPr>
    </w:p>
    <w:p w:rsidR="007076EB" w:rsidRPr="0015600C" w:rsidRDefault="007076EB" w:rsidP="00701D95">
      <w:pPr>
        <w:pStyle w:val="Ttulo1"/>
        <w:ind w:right="49"/>
        <w:jc w:val="both"/>
        <w:rPr>
          <w:rStyle w:val="Textoennegrita"/>
          <w:rFonts w:ascii="Arial" w:hAnsi="Arial" w:cs="Arial"/>
          <w:sz w:val="24"/>
        </w:rPr>
      </w:pPr>
    </w:p>
    <w:p w:rsidR="001618A8" w:rsidRPr="0015600C" w:rsidRDefault="001618A8" w:rsidP="00701D95">
      <w:pPr>
        <w:ind w:right="49"/>
        <w:rPr>
          <w:rStyle w:val="Textoennegrita"/>
          <w:rFonts w:ascii="Arial" w:hAnsi="Arial" w:cs="Arial"/>
        </w:rPr>
      </w:pPr>
    </w:p>
    <w:p w:rsidR="001618A8" w:rsidRPr="0015600C" w:rsidRDefault="001618A8" w:rsidP="00701D95">
      <w:pPr>
        <w:ind w:right="49"/>
        <w:rPr>
          <w:rStyle w:val="Textoennegrita"/>
          <w:rFonts w:ascii="Arial" w:hAnsi="Arial" w:cs="Arial"/>
        </w:rPr>
      </w:pPr>
    </w:p>
    <w:p w:rsidR="001618A8" w:rsidRPr="0015600C" w:rsidRDefault="001618A8" w:rsidP="00701D95">
      <w:pPr>
        <w:ind w:right="49"/>
        <w:rPr>
          <w:rStyle w:val="Textoennegrita"/>
          <w:rFonts w:ascii="Arial" w:hAnsi="Arial" w:cs="Arial"/>
        </w:rPr>
      </w:pPr>
    </w:p>
    <w:p w:rsidR="001618A8" w:rsidRPr="0015600C" w:rsidRDefault="001618A8" w:rsidP="00701D95">
      <w:pPr>
        <w:ind w:right="49"/>
        <w:rPr>
          <w:rStyle w:val="Textoennegrita"/>
          <w:rFonts w:ascii="Arial" w:hAnsi="Arial" w:cs="Arial"/>
        </w:rPr>
      </w:pPr>
    </w:p>
    <w:p w:rsidR="001618A8" w:rsidRPr="0015600C" w:rsidRDefault="001618A8" w:rsidP="00701D95">
      <w:pPr>
        <w:ind w:right="49"/>
        <w:rPr>
          <w:rStyle w:val="Textoennegrita"/>
          <w:rFonts w:ascii="Arial" w:hAnsi="Arial" w:cs="Arial"/>
        </w:rPr>
      </w:pPr>
    </w:p>
    <w:p w:rsidR="001618A8" w:rsidRPr="0015600C" w:rsidRDefault="001618A8" w:rsidP="00701D95">
      <w:pPr>
        <w:ind w:right="49"/>
        <w:rPr>
          <w:rStyle w:val="Textoennegrita"/>
          <w:rFonts w:ascii="Arial" w:hAnsi="Arial" w:cs="Arial"/>
        </w:rPr>
      </w:pPr>
    </w:p>
    <w:p w:rsidR="00FE4C6F" w:rsidRPr="0015600C" w:rsidRDefault="00FE4C6F" w:rsidP="00701D95">
      <w:pPr>
        <w:ind w:right="49"/>
        <w:rPr>
          <w:rStyle w:val="Textoennegrita"/>
          <w:rFonts w:ascii="Arial" w:hAnsi="Arial" w:cs="Arial"/>
        </w:rPr>
      </w:pPr>
    </w:p>
    <w:p w:rsidR="004C4FA7" w:rsidRPr="0015600C" w:rsidRDefault="004C4FA7" w:rsidP="00701D95">
      <w:pPr>
        <w:ind w:right="49"/>
        <w:rPr>
          <w:rStyle w:val="Textoennegrita"/>
          <w:rFonts w:ascii="Arial" w:hAnsi="Arial" w:cs="Arial"/>
        </w:rPr>
      </w:pPr>
    </w:p>
    <w:p w:rsidR="004C4FA7" w:rsidRPr="0015600C" w:rsidRDefault="004C4FA7" w:rsidP="00701D95">
      <w:pPr>
        <w:ind w:right="49"/>
        <w:rPr>
          <w:rStyle w:val="Textoennegrita"/>
          <w:rFonts w:ascii="Arial" w:hAnsi="Arial" w:cs="Arial"/>
        </w:rPr>
      </w:pPr>
    </w:p>
    <w:p w:rsidR="007076EB" w:rsidRPr="0015600C" w:rsidRDefault="0074607F" w:rsidP="00701D95">
      <w:pPr>
        <w:pStyle w:val="Ttulo1"/>
        <w:ind w:right="49"/>
        <w:jc w:val="center"/>
        <w:rPr>
          <w:rStyle w:val="Textoennegrita"/>
          <w:rFonts w:ascii="Arial" w:hAnsi="Arial" w:cs="Arial"/>
          <w:b/>
          <w:sz w:val="24"/>
        </w:rPr>
      </w:pPr>
      <w:r w:rsidRPr="0015600C">
        <w:rPr>
          <w:rStyle w:val="Textoennegrita"/>
          <w:rFonts w:ascii="Arial" w:hAnsi="Arial" w:cs="Arial"/>
          <w:b/>
          <w:sz w:val="24"/>
        </w:rPr>
        <w:t xml:space="preserve">SENA </w:t>
      </w:r>
    </w:p>
    <w:p w:rsidR="004C4FA7" w:rsidRPr="0015600C" w:rsidRDefault="0074607F" w:rsidP="00701D95">
      <w:pPr>
        <w:ind w:right="49"/>
        <w:jc w:val="center"/>
        <w:rPr>
          <w:rStyle w:val="Textoennegrita"/>
          <w:rFonts w:ascii="Arial" w:hAnsi="Arial" w:cs="Arial"/>
        </w:rPr>
      </w:pPr>
      <w:r w:rsidRPr="0015600C">
        <w:rPr>
          <w:rStyle w:val="Textoennegrita"/>
          <w:rFonts w:ascii="Arial" w:hAnsi="Arial" w:cs="Arial"/>
        </w:rPr>
        <w:t>C</w:t>
      </w:r>
      <w:r w:rsidR="009D7DA4" w:rsidRPr="0015600C">
        <w:rPr>
          <w:rStyle w:val="Textoennegrita"/>
          <w:rFonts w:ascii="Arial" w:hAnsi="Arial" w:cs="Arial"/>
        </w:rPr>
        <w:t>ENTRO DE GESTION MERCADO LOGISTI</w:t>
      </w:r>
      <w:r w:rsidRPr="0015600C">
        <w:rPr>
          <w:rStyle w:val="Textoennegrita"/>
          <w:rFonts w:ascii="Arial" w:hAnsi="Arial" w:cs="Arial"/>
        </w:rPr>
        <w:t xml:space="preserve">CA YTECNOLOGIAS DE LA </w:t>
      </w:r>
    </w:p>
    <w:p w:rsidR="0074607F" w:rsidRPr="0015600C" w:rsidRDefault="0074607F" w:rsidP="00701D95">
      <w:pPr>
        <w:ind w:right="49"/>
        <w:jc w:val="center"/>
        <w:rPr>
          <w:rStyle w:val="Textoennegrita"/>
          <w:rFonts w:ascii="Arial" w:hAnsi="Arial" w:cs="Arial"/>
        </w:rPr>
      </w:pPr>
      <w:r w:rsidRPr="0015600C">
        <w:rPr>
          <w:rStyle w:val="Textoennegrita"/>
          <w:rFonts w:ascii="Arial" w:hAnsi="Arial" w:cs="Arial"/>
        </w:rPr>
        <w:t>INFORMACION</w:t>
      </w:r>
    </w:p>
    <w:p w:rsidR="004C4FA7" w:rsidRPr="0015600C" w:rsidRDefault="004C4FA7" w:rsidP="00701D95">
      <w:pPr>
        <w:ind w:right="49"/>
        <w:jc w:val="center"/>
        <w:rPr>
          <w:rStyle w:val="Textoennegrita"/>
          <w:rFonts w:ascii="Arial" w:hAnsi="Arial" w:cs="Arial"/>
        </w:rPr>
      </w:pPr>
      <w:r w:rsidRPr="0015600C">
        <w:rPr>
          <w:rStyle w:val="Textoennegrita"/>
          <w:rFonts w:ascii="Arial" w:hAnsi="Arial" w:cs="Arial"/>
        </w:rPr>
        <w:t>ANALISIS Y DESARROLLO DE SISTEMAS DE INFORMACION</w:t>
      </w:r>
    </w:p>
    <w:p w:rsidR="001618A8" w:rsidRPr="0015600C" w:rsidRDefault="00DE3F5A" w:rsidP="00701D95">
      <w:pPr>
        <w:ind w:right="49"/>
        <w:jc w:val="center"/>
        <w:rPr>
          <w:rStyle w:val="Textoennegrita"/>
          <w:rFonts w:ascii="Arial" w:hAnsi="Arial" w:cs="Arial"/>
        </w:rPr>
      </w:pPr>
      <w:r w:rsidRPr="0015600C">
        <w:rPr>
          <w:rStyle w:val="Textoennegrita"/>
          <w:rFonts w:ascii="Arial" w:hAnsi="Arial" w:cs="Arial"/>
        </w:rPr>
        <w:t xml:space="preserve">BOGOTA  </w:t>
      </w:r>
      <w:r w:rsidR="00BE2799" w:rsidRPr="0015600C">
        <w:rPr>
          <w:rStyle w:val="Textoennegrita"/>
          <w:rFonts w:ascii="Arial" w:hAnsi="Arial" w:cs="Arial"/>
        </w:rPr>
        <w:t xml:space="preserve">21 </w:t>
      </w:r>
      <w:r w:rsidR="001618A8" w:rsidRPr="0015600C">
        <w:rPr>
          <w:rStyle w:val="Textoennegrita"/>
          <w:rFonts w:ascii="Arial" w:hAnsi="Arial" w:cs="Arial"/>
        </w:rPr>
        <w:t xml:space="preserve"> DE </w:t>
      </w:r>
      <w:r w:rsidR="00BE2799" w:rsidRPr="0015600C">
        <w:rPr>
          <w:rStyle w:val="Textoennegrita"/>
          <w:rFonts w:ascii="Arial" w:hAnsi="Arial" w:cs="Arial"/>
        </w:rPr>
        <w:t xml:space="preserve">FEBRERO DE </w:t>
      </w:r>
      <w:r w:rsidR="001618A8" w:rsidRPr="0015600C">
        <w:rPr>
          <w:rStyle w:val="Textoennegrita"/>
          <w:rFonts w:ascii="Arial" w:hAnsi="Arial" w:cs="Arial"/>
        </w:rPr>
        <w:t>2010</w:t>
      </w:r>
    </w:p>
    <w:p w:rsidR="00F1372F" w:rsidRPr="0015600C" w:rsidRDefault="00F1372F" w:rsidP="00701D95">
      <w:pPr>
        <w:spacing w:after="200" w:line="276" w:lineRule="auto"/>
        <w:ind w:right="49"/>
        <w:jc w:val="center"/>
        <w:rPr>
          <w:rStyle w:val="Textoennegrita"/>
          <w:rFonts w:ascii="Arial" w:hAnsi="Arial" w:cs="Arial"/>
        </w:rPr>
      </w:pPr>
    </w:p>
    <w:p w:rsidR="004C4FA7" w:rsidRPr="0015600C" w:rsidRDefault="00BE2799" w:rsidP="00701D95">
      <w:pPr>
        <w:spacing w:after="200" w:line="276" w:lineRule="auto"/>
        <w:ind w:right="49"/>
        <w:jc w:val="center"/>
        <w:rPr>
          <w:rStyle w:val="Textoennegrita"/>
          <w:rFonts w:ascii="Arial" w:hAnsi="Arial" w:cs="Arial"/>
        </w:rPr>
      </w:pPr>
      <w:r w:rsidRPr="0015600C">
        <w:rPr>
          <w:rStyle w:val="Textoennegrita"/>
          <w:rFonts w:ascii="Arial" w:hAnsi="Arial" w:cs="Arial"/>
        </w:rPr>
        <w:t>MOVIL FAC</w:t>
      </w:r>
      <w:r w:rsidR="00445A9C" w:rsidRPr="0015600C">
        <w:rPr>
          <w:rStyle w:val="Textoennegrita"/>
          <w:rFonts w:ascii="Arial" w:hAnsi="Arial" w:cs="Arial"/>
        </w:rPr>
        <w:t xml:space="preserve"> SYSTEM</w:t>
      </w:r>
    </w:p>
    <w:bookmarkStart w:id="0" w:name="LISTA"/>
    <w:p w:rsidR="00C54C0B" w:rsidRPr="0015600C" w:rsidRDefault="002D7F54" w:rsidP="00701D95">
      <w:pPr>
        <w:ind w:right="49"/>
        <w:outlineLvl w:val="0"/>
        <w:rPr>
          <w:rStyle w:val="Textoennegrita"/>
          <w:rFonts w:ascii="Arial" w:hAnsi="Arial" w:cs="Arial"/>
        </w:rPr>
      </w:pPr>
      <w:r w:rsidRPr="0015600C">
        <w:rPr>
          <w:rStyle w:val="Textoennegrita"/>
          <w:rFonts w:ascii="Arial" w:hAnsi="Arial" w:cs="Arial"/>
        </w:rPr>
        <w:fldChar w:fldCharType="begin"/>
      </w:r>
      <w:r w:rsidR="00C54C0B" w:rsidRPr="0015600C">
        <w:rPr>
          <w:rStyle w:val="Textoennegrita"/>
          <w:rFonts w:ascii="Arial" w:hAnsi="Arial" w:cs="Arial"/>
        </w:rPr>
        <w:instrText xml:space="preserve"> XE "LISTA DE COLABORADORES" </w:instrText>
      </w:r>
      <w:r w:rsidRPr="0015600C">
        <w:rPr>
          <w:rStyle w:val="Textoennegrita"/>
          <w:rFonts w:ascii="Arial" w:hAnsi="Arial" w:cs="Arial"/>
        </w:rPr>
        <w:fldChar w:fldCharType="end"/>
      </w:r>
    </w:p>
    <w:bookmarkEnd w:id="0"/>
    <w:p w:rsidR="00C54C0B" w:rsidRPr="0015600C" w:rsidRDefault="00C54C0B" w:rsidP="00701D95">
      <w:pPr>
        <w:ind w:right="49"/>
        <w:rPr>
          <w:rStyle w:val="Textoennegrita"/>
          <w:rFonts w:ascii="Arial" w:hAnsi="Arial" w:cs="Arial"/>
        </w:rPr>
      </w:pPr>
    </w:p>
    <w:p w:rsidR="00C54C0B" w:rsidRPr="0015600C" w:rsidRDefault="00C54C0B" w:rsidP="00701D95">
      <w:pPr>
        <w:ind w:right="49"/>
        <w:jc w:val="both"/>
        <w:rPr>
          <w:rStyle w:val="Textoennegrita"/>
          <w:rFonts w:ascii="Arial" w:hAnsi="Arial" w:cs="Arial"/>
        </w:rPr>
      </w:pPr>
      <w:bookmarkStart w:id="1" w:name="main"/>
    </w:p>
    <w:p w:rsidR="00B36E36" w:rsidRPr="0015600C" w:rsidRDefault="00B36E36" w:rsidP="00701D95">
      <w:pPr>
        <w:ind w:right="49"/>
        <w:jc w:val="both"/>
        <w:rPr>
          <w:rStyle w:val="Textoennegrita"/>
          <w:rFonts w:ascii="Arial" w:hAnsi="Arial" w:cs="Arial"/>
        </w:rPr>
      </w:pPr>
    </w:p>
    <w:p w:rsidR="00B36E36" w:rsidRPr="0015600C" w:rsidRDefault="00B36E36" w:rsidP="00701D95">
      <w:pPr>
        <w:ind w:right="49"/>
        <w:jc w:val="both"/>
        <w:rPr>
          <w:rStyle w:val="Textoennegrita"/>
          <w:rFonts w:ascii="Arial" w:hAnsi="Arial" w:cs="Arial"/>
        </w:rPr>
      </w:pPr>
    </w:p>
    <w:p w:rsidR="00B36E36" w:rsidRPr="0015600C" w:rsidRDefault="00B36E36" w:rsidP="00701D95">
      <w:pPr>
        <w:ind w:right="49"/>
        <w:jc w:val="both"/>
        <w:rPr>
          <w:rStyle w:val="Textoennegrita"/>
          <w:rFonts w:ascii="Arial" w:hAnsi="Arial" w:cs="Arial"/>
        </w:rPr>
      </w:pPr>
    </w:p>
    <w:p w:rsidR="00B36E36" w:rsidRPr="0015600C" w:rsidRDefault="00B36E36" w:rsidP="00701D95">
      <w:pPr>
        <w:ind w:right="49"/>
        <w:jc w:val="both"/>
        <w:rPr>
          <w:rStyle w:val="Textoennegrita"/>
          <w:rFonts w:ascii="Arial" w:hAnsi="Arial" w:cs="Arial"/>
        </w:rPr>
      </w:pPr>
    </w:p>
    <w:p w:rsidR="00B36E36" w:rsidRPr="0015600C" w:rsidRDefault="00B36E36" w:rsidP="00701D95">
      <w:pPr>
        <w:ind w:right="49"/>
        <w:jc w:val="both"/>
        <w:rPr>
          <w:rStyle w:val="Textoennegrita"/>
          <w:rFonts w:ascii="Arial" w:hAnsi="Arial" w:cs="Arial"/>
        </w:rPr>
      </w:pPr>
    </w:p>
    <w:p w:rsidR="00B36E36" w:rsidRPr="0015600C" w:rsidRDefault="00B36E36" w:rsidP="00701D95">
      <w:pPr>
        <w:ind w:right="49"/>
        <w:jc w:val="both"/>
        <w:rPr>
          <w:rStyle w:val="Textoennegrita"/>
          <w:rFonts w:ascii="Arial" w:hAnsi="Arial" w:cs="Arial"/>
        </w:rPr>
      </w:pPr>
    </w:p>
    <w:p w:rsidR="00C54C0B" w:rsidRPr="0015600C" w:rsidRDefault="00C54C0B" w:rsidP="00701D95">
      <w:pPr>
        <w:ind w:right="49"/>
        <w:jc w:val="both"/>
        <w:rPr>
          <w:rStyle w:val="Textoennegrita"/>
          <w:rFonts w:ascii="Arial" w:hAnsi="Arial" w:cs="Arial"/>
        </w:rPr>
      </w:pPr>
    </w:p>
    <w:p w:rsidR="00B36E36" w:rsidRPr="0015600C" w:rsidRDefault="00B36E36" w:rsidP="00701D95">
      <w:pPr>
        <w:ind w:right="49"/>
        <w:jc w:val="center"/>
        <w:rPr>
          <w:rStyle w:val="Textoennegrita"/>
          <w:rFonts w:ascii="Arial" w:hAnsi="Arial" w:cs="Arial"/>
        </w:rPr>
      </w:pPr>
    </w:p>
    <w:p w:rsidR="00445A9C" w:rsidRPr="0015600C" w:rsidRDefault="00445A9C" w:rsidP="00701D95">
      <w:pPr>
        <w:ind w:right="49"/>
        <w:jc w:val="center"/>
        <w:rPr>
          <w:rFonts w:ascii="Arial" w:hAnsi="Arial" w:cs="Arial"/>
          <w:b/>
        </w:rPr>
      </w:pPr>
      <w:r w:rsidRPr="0015600C">
        <w:rPr>
          <w:rFonts w:ascii="Arial" w:hAnsi="Arial" w:cs="Arial"/>
          <w:b/>
        </w:rPr>
        <w:t>Asesores:</w:t>
      </w:r>
    </w:p>
    <w:p w:rsidR="00445A9C" w:rsidRPr="0015600C" w:rsidRDefault="00445A9C" w:rsidP="00701D95">
      <w:pPr>
        <w:ind w:right="49"/>
        <w:jc w:val="center"/>
        <w:rPr>
          <w:rFonts w:ascii="Arial" w:hAnsi="Arial" w:cs="Arial"/>
        </w:rPr>
      </w:pPr>
    </w:p>
    <w:p w:rsidR="00445A9C" w:rsidRPr="0015600C" w:rsidRDefault="00445A9C" w:rsidP="00701D95">
      <w:pPr>
        <w:ind w:right="49"/>
        <w:jc w:val="center"/>
        <w:rPr>
          <w:rFonts w:ascii="Arial" w:hAnsi="Arial" w:cs="Arial"/>
        </w:rPr>
      </w:pPr>
    </w:p>
    <w:p w:rsidR="00445A9C" w:rsidRPr="0015600C" w:rsidRDefault="00445A9C" w:rsidP="00701D95">
      <w:pPr>
        <w:ind w:right="49"/>
        <w:jc w:val="center"/>
        <w:rPr>
          <w:rFonts w:ascii="Arial" w:hAnsi="Arial" w:cs="Arial"/>
          <w:b/>
        </w:rPr>
      </w:pPr>
      <w:r w:rsidRPr="0015600C">
        <w:rPr>
          <w:rFonts w:ascii="Arial" w:hAnsi="Arial" w:cs="Arial"/>
          <w:b/>
        </w:rPr>
        <w:t>Gustavo Beltrán</w:t>
      </w:r>
    </w:p>
    <w:p w:rsidR="00445A9C" w:rsidRPr="0015600C" w:rsidRDefault="00445A9C" w:rsidP="00701D95">
      <w:pPr>
        <w:ind w:right="49"/>
        <w:jc w:val="center"/>
        <w:rPr>
          <w:rFonts w:ascii="Arial" w:hAnsi="Arial" w:cs="Arial"/>
          <w:b/>
        </w:rPr>
      </w:pPr>
      <w:r w:rsidRPr="0015600C">
        <w:rPr>
          <w:rFonts w:ascii="Arial" w:hAnsi="Arial" w:cs="Arial"/>
          <w:b/>
        </w:rPr>
        <w:t>Jaqueline Chavarro</w:t>
      </w:r>
    </w:p>
    <w:p w:rsidR="00445A9C" w:rsidRPr="0015600C" w:rsidRDefault="00445A9C" w:rsidP="00701D95">
      <w:pPr>
        <w:ind w:right="49"/>
        <w:rPr>
          <w:rFonts w:ascii="Arial" w:hAnsi="Arial" w:cs="Arial"/>
          <w:b/>
        </w:rPr>
      </w:pPr>
      <w:r w:rsidRPr="0015600C">
        <w:rPr>
          <w:rFonts w:ascii="Arial" w:hAnsi="Arial" w:cs="Arial"/>
          <w:b/>
        </w:rPr>
        <w:t xml:space="preserve">                                                   Andriana Duarte</w:t>
      </w:r>
    </w:p>
    <w:p w:rsidR="00445A9C" w:rsidRPr="0015600C" w:rsidRDefault="00445A9C" w:rsidP="00701D95">
      <w:pPr>
        <w:ind w:right="49"/>
        <w:jc w:val="center"/>
        <w:rPr>
          <w:rFonts w:ascii="Arial" w:hAnsi="Arial" w:cs="Arial"/>
          <w:b/>
        </w:rPr>
      </w:pPr>
      <w:r w:rsidRPr="0015600C">
        <w:rPr>
          <w:rStyle w:val="Textoennegrita"/>
          <w:rFonts w:ascii="Arial" w:hAnsi="Arial" w:cs="Arial"/>
        </w:rPr>
        <w:t>Amparo Rueda</w:t>
      </w:r>
    </w:p>
    <w:p w:rsidR="00445A9C" w:rsidRPr="0015600C" w:rsidRDefault="00445A9C" w:rsidP="00701D95">
      <w:pPr>
        <w:ind w:right="49"/>
        <w:jc w:val="center"/>
        <w:rPr>
          <w:rFonts w:ascii="Arial" w:hAnsi="Arial" w:cs="Arial"/>
          <w:b/>
        </w:rPr>
      </w:pPr>
      <w:r w:rsidRPr="0015600C">
        <w:rPr>
          <w:rFonts w:ascii="Arial" w:hAnsi="Arial" w:cs="Arial"/>
          <w:b/>
        </w:rPr>
        <w:t>Sergio Andrés Vargas</w:t>
      </w:r>
    </w:p>
    <w:p w:rsidR="00B36E36" w:rsidRPr="0015600C" w:rsidRDefault="00DB635D" w:rsidP="00701D95">
      <w:pPr>
        <w:ind w:right="49"/>
        <w:jc w:val="center"/>
        <w:rPr>
          <w:rStyle w:val="Textoennegrita"/>
          <w:rFonts w:ascii="Arial" w:hAnsi="Arial" w:cs="Arial"/>
        </w:rPr>
      </w:pPr>
      <w:r w:rsidRPr="0015600C">
        <w:rPr>
          <w:rStyle w:val="Textoennegrita"/>
          <w:rFonts w:ascii="Arial" w:hAnsi="Arial" w:cs="Arial"/>
        </w:rPr>
        <w:t>Instructores</w:t>
      </w:r>
    </w:p>
    <w:p w:rsidR="00B36E36" w:rsidRPr="0015600C" w:rsidRDefault="00B36E36" w:rsidP="00701D95">
      <w:pPr>
        <w:ind w:right="49"/>
        <w:jc w:val="both"/>
        <w:rPr>
          <w:rStyle w:val="Textoennegrita"/>
          <w:rFonts w:ascii="Arial" w:hAnsi="Arial" w:cs="Arial"/>
        </w:rPr>
      </w:pPr>
    </w:p>
    <w:p w:rsidR="00C54C0B" w:rsidRPr="0015600C" w:rsidRDefault="00C54C0B" w:rsidP="00701D95">
      <w:pPr>
        <w:ind w:right="49"/>
        <w:jc w:val="both"/>
        <w:rPr>
          <w:rStyle w:val="Textoennegrita"/>
          <w:rFonts w:ascii="Arial" w:hAnsi="Arial" w:cs="Arial"/>
        </w:rPr>
      </w:pPr>
    </w:p>
    <w:bookmarkEnd w:id="1"/>
    <w:p w:rsidR="00B36E36" w:rsidRPr="0015600C" w:rsidRDefault="00B36E36" w:rsidP="00701D95">
      <w:pPr>
        <w:ind w:right="49"/>
        <w:rPr>
          <w:rStyle w:val="Textoennegrita"/>
          <w:rFonts w:ascii="Arial" w:hAnsi="Arial" w:cs="Arial"/>
        </w:rPr>
      </w:pPr>
    </w:p>
    <w:p w:rsidR="00B36E36" w:rsidRPr="0015600C" w:rsidRDefault="00B36E36" w:rsidP="00701D95">
      <w:pPr>
        <w:ind w:right="49"/>
        <w:rPr>
          <w:rStyle w:val="Textoennegrita"/>
          <w:rFonts w:ascii="Arial" w:hAnsi="Arial" w:cs="Arial"/>
        </w:rPr>
      </w:pPr>
    </w:p>
    <w:p w:rsidR="00B36E36" w:rsidRPr="0015600C" w:rsidRDefault="00B36E36" w:rsidP="00701D95">
      <w:pPr>
        <w:ind w:right="49"/>
        <w:rPr>
          <w:rStyle w:val="Textoennegrita"/>
          <w:rFonts w:ascii="Arial" w:hAnsi="Arial" w:cs="Arial"/>
        </w:rPr>
      </w:pPr>
    </w:p>
    <w:p w:rsidR="00B36E36" w:rsidRPr="0015600C" w:rsidRDefault="00B36E36" w:rsidP="00701D95">
      <w:pPr>
        <w:ind w:right="49"/>
        <w:rPr>
          <w:rStyle w:val="Textoennegrita"/>
          <w:rFonts w:ascii="Arial" w:hAnsi="Arial" w:cs="Arial"/>
        </w:rPr>
      </w:pPr>
    </w:p>
    <w:p w:rsidR="00B36E36" w:rsidRPr="0015600C" w:rsidRDefault="00B36E36" w:rsidP="00701D95">
      <w:pPr>
        <w:ind w:right="49"/>
        <w:rPr>
          <w:rStyle w:val="Textoennegrita"/>
          <w:rFonts w:ascii="Arial" w:hAnsi="Arial" w:cs="Arial"/>
        </w:rPr>
      </w:pPr>
    </w:p>
    <w:p w:rsidR="00B36E36" w:rsidRPr="0015600C" w:rsidRDefault="00B36E36" w:rsidP="00701D95">
      <w:pPr>
        <w:ind w:right="49"/>
        <w:rPr>
          <w:rStyle w:val="Textoennegrita"/>
          <w:rFonts w:ascii="Arial" w:hAnsi="Arial" w:cs="Arial"/>
        </w:rPr>
      </w:pPr>
    </w:p>
    <w:p w:rsidR="00B36E36" w:rsidRPr="0015600C" w:rsidRDefault="00B36E36" w:rsidP="00701D95">
      <w:pPr>
        <w:ind w:right="49"/>
        <w:rPr>
          <w:rStyle w:val="Textoennegrita"/>
          <w:rFonts w:ascii="Arial" w:hAnsi="Arial" w:cs="Arial"/>
        </w:rPr>
      </w:pPr>
    </w:p>
    <w:p w:rsidR="00B36E36" w:rsidRPr="0015600C" w:rsidRDefault="00B36E36" w:rsidP="00701D95">
      <w:pPr>
        <w:ind w:right="49"/>
        <w:rPr>
          <w:rStyle w:val="Textoennegrita"/>
          <w:rFonts w:ascii="Arial" w:hAnsi="Arial" w:cs="Arial"/>
        </w:rPr>
      </w:pPr>
    </w:p>
    <w:p w:rsidR="00B36E36" w:rsidRPr="0015600C" w:rsidRDefault="00B36E36" w:rsidP="00701D95">
      <w:pPr>
        <w:ind w:right="49"/>
        <w:rPr>
          <w:rStyle w:val="Textoennegrita"/>
          <w:rFonts w:ascii="Arial" w:hAnsi="Arial" w:cs="Arial"/>
        </w:rPr>
      </w:pPr>
    </w:p>
    <w:p w:rsidR="00B36E36" w:rsidRPr="0015600C" w:rsidRDefault="00B36E36" w:rsidP="00701D95">
      <w:pPr>
        <w:ind w:right="49"/>
        <w:rPr>
          <w:rStyle w:val="Textoennegrita"/>
          <w:rFonts w:ascii="Arial" w:hAnsi="Arial" w:cs="Arial"/>
        </w:rPr>
      </w:pPr>
    </w:p>
    <w:p w:rsidR="00E67B31" w:rsidRPr="0015600C" w:rsidRDefault="00E67B31" w:rsidP="00701D95">
      <w:pPr>
        <w:ind w:right="49"/>
        <w:rPr>
          <w:rStyle w:val="Textoennegrita"/>
          <w:rFonts w:ascii="Arial" w:hAnsi="Arial" w:cs="Arial"/>
        </w:rPr>
      </w:pPr>
    </w:p>
    <w:p w:rsidR="00B36E36" w:rsidRPr="0015600C" w:rsidRDefault="00B36E36" w:rsidP="00701D95">
      <w:pPr>
        <w:pStyle w:val="Ttulo1"/>
        <w:ind w:right="49"/>
        <w:jc w:val="center"/>
        <w:rPr>
          <w:rStyle w:val="Textoennegrita"/>
          <w:rFonts w:ascii="Arial" w:hAnsi="Arial" w:cs="Arial"/>
          <w:b/>
          <w:sz w:val="24"/>
        </w:rPr>
      </w:pPr>
      <w:r w:rsidRPr="0015600C">
        <w:rPr>
          <w:rStyle w:val="Textoennegrita"/>
          <w:rFonts w:ascii="Arial" w:hAnsi="Arial" w:cs="Arial"/>
          <w:b/>
          <w:sz w:val="24"/>
        </w:rPr>
        <w:t>SENA</w:t>
      </w:r>
    </w:p>
    <w:p w:rsidR="00B36E36" w:rsidRPr="0015600C" w:rsidRDefault="00B36E36" w:rsidP="00701D95">
      <w:pPr>
        <w:ind w:right="49"/>
        <w:jc w:val="center"/>
        <w:rPr>
          <w:rStyle w:val="Textoennegrita"/>
          <w:rFonts w:ascii="Arial" w:hAnsi="Arial" w:cs="Arial"/>
        </w:rPr>
      </w:pPr>
      <w:r w:rsidRPr="0015600C">
        <w:rPr>
          <w:rStyle w:val="Textoennegrita"/>
          <w:rFonts w:ascii="Arial" w:hAnsi="Arial" w:cs="Arial"/>
        </w:rPr>
        <w:t xml:space="preserve">CENTRO DE GESTION MERCADO LOGISTICA Y TECNOLOGIAS DE LA </w:t>
      </w:r>
    </w:p>
    <w:p w:rsidR="00B36E36" w:rsidRPr="0015600C" w:rsidRDefault="00B36E36" w:rsidP="00701D95">
      <w:pPr>
        <w:ind w:right="49"/>
        <w:jc w:val="center"/>
        <w:rPr>
          <w:rStyle w:val="Textoennegrita"/>
          <w:rFonts w:ascii="Arial" w:hAnsi="Arial" w:cs="Arial"/>
        </w:rPr>
      </w:pPr>
      <w:r w:rsidRPr="0015600C">
        <w:rPr>
          <w:rStyle w:val="Textoennegrita"/>
          <w:rFonts w:ascii="Arial" w:hAnsi="Arial" w:cs="Arial"/>
        </w:rPr>
        <w:t>INFORMACION</w:t>
      </w:r>
    </w:p>
    <w:p w:rsidR="00B36E36" w:rsidRPr="0015600C" w:rsidRDefault="00B36E36" w:rsidP="00701D95">
      <w:pPr>
        <w:ind w:right="49"/>
        <w:jc w:val="center"/>
        <w:rPr>
          <w:rStyle w:val="Textoennegrita"/>
          <w:rFonts w:ascii="Arial" w:hAnsi="Arial" w:cs="Arial"/>
        </w:rPr>
      </w:pPr>
      <w:r w:rsidRPr="0015600C">
        <w:rPr>
          <w:rStyle w:val="Textoennegrita"/>
          <w:rFonts w:ascii="Arial" w:hAnsi="Arial" w:cs="Arial"/>
        </w:rPr>
        <w:t>ANALISIS Y DESARROLLO DE SISTEMAS DE INFORMACION</w:t>
      </w:r>
    </w:p>
    <w:p w:rsidR="00B36E36" w:rsidRPr="0015600C" w:rsidRDefault="00B36E36" w:rsidP="00701D95">
      <w:pPr>
        <w:ind w:right="49"/>
        <w:jc w:val="center"/>
        <w:rPr>
          <w:rStyle w:val="Textoennegrita"/>
          <w:rFonts w:ascii="Arial" w:hAnsi="Arial" w:cs="Arial"/>
        </w:rPr>
      </w:pPr>
      <w:r w:rsidRPr="0015600C">
        <w:rPr>
          <w:rStyle w:val="Textoennegrita"/>
          <w:rFonts w:ascii="Arial" w:hAnsi="Arial" w:cs="Arial"/>
        </w:rPr>
        <w:t xml:space="preserve">BOGOTA </w:t>
      </w:r>
      <w:r w:rsidR="00BE2799" w:rsidRPr="0015600C">
        <w:rPr>
          <w:rStyle w:val="Textoennegrita"/>
          <w:rFonts w:ascii="Arial" w:hAnsi="Arial" w:cs="Arial"/>
        </w:rPr>
        <w:t>21 DE FEBRERO</w:t>
      </w:r>
      <w:r w:rsidRPr="0015600C">
        <w:rPr>
          <w:rStyle w:val="Textoennegrita"/>
          <w:rFonts w:ascii="Arial" w:hAnsi="Arial" w:cs="Arial"/>
        </w:rPr>
        <w:t xml:space="preserve"> DE 2010</w:t>
      </w:r>
    </w:p>
    <w:p w:rsidR="00E24B3A" w:rsidRDefault="004C4FA7" w:rsidP="00E24B3A">
      <w:pPr>
        <w:spacing w:after="200" w:line="276" w:lineRule="auto"/>
        <w:ind w:right="49"/>
        <w:jc w:val="center"/>
        <w:rPr>
          <w:rStyle w:val="Textoennegrita"/>
          <w:rFonts w:ascii="Arial" w:hAnsi="Arial" w:cs="Arial"/>
        </w:rPr>
      </w:pPr>
      <w:r w:rsidRPr="0015600C">
        <w:rPr>
          <w:rStyle w:val="Textoennegrita"/>
          <w:rFonts w:ascii="Arial" w:hAnsi="Arial" w:cs="Arial"/>
        </w:rPr>
        <w:br w:type="page"/>
      </w:r>
      <w:r w:rsidR="00E24B3A" w:rsidRPr="0015600C">
        <w:rPr>
          <w:rStyle w:val="Textoennegrita"/>
          <w:rFonts w:ascii="Arial" w:hAnsi="Arial" w:cs="Arial"/>
        </w:rPr>
        <w:lastRenderedPageBreak/>
        <w:t>AGRADECIMIENTOS</w:t>
      </w:r>
    </w:p>
    <w:p w:rsidR="00E24B3A" w:rsidRPr="0015600C" w:rsidRDefault="002D7F54" w:rsidP="00E24B3A">
      <w:pPr>
        <w:spacing w:after="200" w:line="276" w:lineRule="auto"/>
        <w:ind w:right="49"/>
        <w:jc w:val="center"/>
        <w:rPr>
          <w:rFonts w:ascii="Arial" w:hAnsi="Arial" w:cs="Arial"/>
          <w:b/>
          <w:bCs/>
        </w:rPr>
      </w:pPr>
      <w:r w:rsidRPr="0015600C">
        <w:rPr>
          <w:rFonts w:ascii="Arial" w:hAnsi="Arial" w:cs="Arial"/>
          <w:b/>
          <w:color w:val="000080"/>
          <w:u w:val="single"/>
        </w:rPr>
        <w:fldChar w:fldCharType="begin"/>
      </w:r>
      <w:r w:rsidR="00E24B3A" w:rsidRPr="0015600C">
        <w:rPr>
          <w:rFonts w:ascii="Arial" w:hAnsi="Arial" w:cs="Arial"/>
        </w:rPr>
        <w:instrText xml:space="preserve"> XE "</w:instrText>
      </w:r>
      <w:r w:rsidR="00E24B3A" w:rsidRPr="0015600C">
        <w:rPr>
          <w:rFonts w:ascii="Arial" w:hAnsi="Arial" w:cs="Arial"/>
          <w:b/>
          <w:color w:val="000080"/>
          <w:u w:val="single"/>
        </w:rPr>
        <w:instrText>AGRADECIMIENTOS</w:instrText>
      </w:r>
      <w:r w:rsidR="00E24B3A" w:rsidRPr="0015600C">
        <w:rPr>
          <w:rFonts w:ascii="Arial" w:hAnsi="Arial" w:cs="Arial"/>
        </w:rPr>
        <w:instrText xml:space="preserve">" </w:instrText>
      </w:r>
      <w:r w:rsidRPr="0015600C">
        <w:rPr>
          <w:rFonts w:ascii="Arial" w:hAnsi="Arial" w:cs="Arial"/>
          <w:b/>
          <w:color w:val="000080"/>
          <w:u w:val="single"/>
        </w:rPr>
        <w:fldChar w:fldCharType="end"/>
      </w:r>
    </w:p>
    <w:p w:rsidR="00E24B3A" w:rsidRPr="0015600C" w:rsidRDefault="00E24B3A" w:rsidP="00E24B3A">
      <w:pPr>
        <w:ind w:right="49"/>
        <w:rPr>
          <w:rFonts w:ascii="Arial" w:hAnsi="Arial" w:cs="Arial"/>
        </w:rPr>
      </w:pPr>
    </w:p>
    <w:p w:rsidR="00E24B3A" w:rsidRPr="0015600C" w:rsidRDefault="00E24B3A" w:rsidP="00E24B3A">
      <w:pPr>
        <w:ind w:right="49"/>
        <w:rPr>
          <w:rFonts w:ascii="Arial" w:hAnsi="Arial" w:cs="Arial"/>
        </w:rPr>
      </w:pPr>
    </w:p>
    <w:p w:rsidR="00E24B3A" w:rsidRPr="0015600C" w:rsidRDefault="00E24B3A" w:rsidP="00E24B3A">
      <w:pPr>
        <w:autoSpaceDE w:val="0"/>
        <w:autoSpaceDN w:val="0"/>
        <w:adjustRightInd w:val="0"/>
        <w:ind w:right="49"/>
        <w:jc w:val="both"/>
        <w:rPr>
          <w:rFonts w:ascii="Arial" w:hAnsi="Arial" w:cs="Arial"/>
        </w:rPr>
      </w:pPr>
      <w:r w:rsidRPr="0015600C">
        <w:rPr>
          <w:rFonts w:ascii="Arial" w:hAnsi="Arial" w:cs="Arial"/>
        </w:rPr>
        <w:t>Deseamos presentar nuestros agradecimientos por su colaboración en todo lo que requerimos a:</w:t>
      </w:r>
    </w:p>
    <w:p w:rsidR="00E24B3A" w:rsidRPr="0015600C" w:rsidRDefault="00E24B3A" w:rsidP="00E24B3A">
      <w:pPr>
        <w:autoSpaceDE w:val="0"/>
        <w:autoSpaceDN w:val="0"/>
        <w:adjustRightInd w:val="0"/>
        <w:ind w:right="49"/>
        <w:jc w:val="both"/>
        <w:rPr>
          <w:rFonts w:ascii="Arial" w:hAnsi="Arial" w:cs="Arial"/>
        </w:rPr>
      </w:pPr>
    </w:p>
    <w:p w:rsidR="00E24B3A" w:rsidRPr="0015600C" w:rsidRDefault="00E24B3A" w:rsidP="00E24B3A">
      <w:pPr>
        <w:autoSpaceDE w:val="0"/>
        <w:autoSpaceDN w:val="0"/>
        <w:adjustRightInd w:val="0"/>
        <w:ind w:right="49"/>
        <w:jc w:val="both"/>
        <w:rPr>
          <w:rFonts w:ascii="Arial" w:hAnsi="Arial" w:cs="Arial"/>
        </w:rPr>
      </w:pPr>
      <w:r w:rsidRPr="0015600C">
        <w:rPr>
          <w:rFonts w:ascii="Arial" w:hAnsi="Arial" w:cs="Arial"/>
        </w:rPr>
        <w:t>Los instructores asesores del servicio nacional de aprendizaje (SENA), por su gran apoyo y sugerencias.</w:t>
      </w:r>
    </w:p>
    <w:p w:rsidR="00E24B3A" w:rsidRPr="0015600C" w:rsidRDefault="00E24B3A" w:rsidP="00E24B3A">
      <w:pPr>
        <w:autoSpaceDE w:val="0"/>
        <w:autoSpaceDN w:val="0"/>
        <w:adjustRightInd w:val="0"/>
        <w:ind w:right="49"/>
        <w:jc w:val="both"/>
        <w:rPr>
          <w:rFonts w:ascii="Arial" w:hAnsi="Arial" w:cs="Arial"/>
        </w:rPr>
      </w:pPr>
    </w:p>
    <w:p w:rsidR="00E24B3A" w:rsidRPr="0015600C" w:rsidRDefault="00E24B3A" w:rsidP="00E24B3A">
      <w:pPr>
        <w:autoSpaceDE w:val="0"/>
        <w:autoSpaceDN w:val="0"/>
        <w:adjustRightInd w:val="0"/>
        <w:ind w:right="49"/>
        <w:jc w:val="both"/>
        <w:rPr>
          <w:rFonts w:ascii="Arial" w:hAnsi="Arial" w:cs="Arial"/>
        </w:rPr>
      </w:pPr>
      <w:r w:rsidRPr="0015600C">
        <w:rPr>
          <w:rFonts w:ascii="Arial" w:hAnsi="Arial" w:cs="Arial"/>
        </w:rPr>
        <w:t>Nuestros compañeros, profesores y amigos.</w:t>
      </w:r>
    </w:p>
    <w:p w:rsidR="00E24B3A" w:rsidRPr="0015600C" w:rsidRDefault="00E24B3A" w:rsidP="00E24B3A">
      <w:pPr>
        <w:autoSpaceDE w:val="0"/>
        <w:autoSpaceDN w:val="0"/>
        <w:adjustRightInd w:val="0"/>
        <w:ind w:right="49"/>
        <w:jc w:val="both"/>
        <w:rPr>
          <w:rFonts w:ascii="Arial" w:hAnsi="Arial" w:cs="Arial"/>
        </w:rPr>
      </w:pPr>
    </w:p>
    <w:p w:rsidR="00E24B3A" w:rsidRPr="0015600C" w:rsidRDefault="00E24B3A" w:rsidP="00E24B3A">
      <w:pPr>
        <w:autoSpaceDE w:val="0"/>
        <w:autoSpaceDN w:val="0"/>
        <w:adjustRightInd w:val="0"/>
        <w:ind w:right="49"/>
        <w:jc w:val="both"/>
        <w:rPr>
          <w:rFonts w:ascii="Arial" w:hAnsi="Arial" w:cs="Arial"/>
        </w:rPr>
      </w:pPr>
      <w:r w:rsidRPr="0015600C">
        <w:rPr>
          <w:rFonts w:ascii="Arial" w:hAnsi="Arial" w:cs="Arial"/>
        </w:rPr>
        <w:t xml:space="preserve">De manera muy especial al instructor Sergio Andrés Vargas y Andriana Durarte, quien nos dio todo el apoyo con el proyecto y quienes han sido nuestros asesores promotores y orientadores en la etapa de desarrollo. </w:t>
      </w:r>
    </w:p>
    <w:p w:rsidR="00E24B3A" w:rsidRPr="0015600C" w:rsidRDefault="00E24B3A" w:rsidP="00E24B3A">
      <w:pPr>
        <w:autoSpaceDE w:val="0"/>
        <w:autoSpaceDN w:val="0"/>
        <w:adjustRightInd w:val="0"/>
        <w:ind w:right="49"/>
        <w:jc w:val="both"/>
        <w:rPr>
          <w:rFonts w:ascii="Arial" w:hAnsi="Arial" w:cs="Arial"/>
        </w:rPr>
      </w:pPr>
    </w:p>
    <w:p w:rsidR="00E24B3A" w:rsidRPr="0015600C" w:rsidRDefault="00E24B3A" w:rsidP="00E24B3A">
      <w:pPr>
        <w:autoSpaceDE w:val="0"/>
        <w:autoSpaceDN w:val="0"/>
        <w:adjustRightInd w:val="0"/>
        <w:ind w:right="49"/>
        <w:jc w:val="both"/>
        <w:rPr>
          <w:rFonts w:ascii="Arial" w:hAnsi="Arial" w:cs="Arial"/>
        </w:rPr>
      </w:pPr>
      <w:r w:rsidRPr="0015600C">
        <w:rPr>
          <w:rFonts w:ascii="Arial" w:hAnsi="Arial" w:cs="Arial"/>
        </w:rPr>
        <w:t>En fin, a aquellas otras personas e instituciones que nos permitieron hacer uso de sus equipos, materiales y espacios dentro de sus instalaciones, durante las diferentes etapas de nuestro proceso de aprendizaje.</w:t>
      </w:r>
    </w:p>
    <w:p w:rsidR="00AE2EF4" w:rsidRPr="0015600C" w:rsidRDefault="0067380D" w:rsidP="00701D95">
      <w:pPr>
        <w:ind w:right="49"/>
        <w:jc w:val="both"/>
        <w:rPr>
          <w:rStyle w:val="Textoennegrita"/>
          <w:rFonts w:ascii="Arial" w:hAnsi="Arial" w:cs="Arial"/>
          <w:b w:val="0"/>
        </w:rPr>
      </w:pPr>
      <w:proofErr w:type="spellStart"/>
      <w:r w:rsidRPr="0015600C">
        <w:rPr>
          <w:rStyle w:val="Textoennegrita"/>
          <w:rFonts w:ascii="Arial" w:hAnsi="Arial" w:cs="Arial"/>
          <w:b w:val="0"/>
        </w:rPr>
        <w:t>Movil</w:t>
      </w:r>
      <w:proofErr w:type="spellEnd"/>
      <w:r w:rsidRPr="0015600C">
        <w:rPr>
          <w:rStyle w:val="Textoennegrita"/>
          <w:rFonts w:ascii="Arial" w:hAnsi="Arial" w:cs="Arial"/>
          <w:b w:val="0"/>
        </w:rPr>
        <w:t xml:space="preserve"> </w:t>
      </w:r>
      <w:proofErr w:type="spellStart"/>
      <w:r w:rsidRPr="0015600C">
        <w:rPr>
          <w:rStyle w:val="Textoennegrita"/>
          <w:rFonts w:ascii="Arial" w:hAnsi="Arial" w:cs="Arial"/>
          <w:b w:val="0"/>
        </w:rPr>
        <w:t>Fac</w:t>
      </w:r>
      <w:proofErr w:type="spellEnd"/>
      <w:r w:rsidRPr="0015600C">
        <w:rPr>
          <w:rStyle w:val="Textoennegrita"/>
          <w:rFonts w:ascii="Arial" w:hAnsi="Arial" w:cs="Arial"/>
          <w:b w:val="0"/>
        </w:rPr>
        <w:t xml:space="preserve">  </w:t>
      </w:r>
      <w:proofErr w:type="spellStart"/>
      <w:r w:rsidRPr="0015600C">
        <w:rPr>
          <w:rStyle w:val="Textoennegrita"/>
          <w:rFonts w:ascii="Arial" w:hAnsi="Arial" w:cs="Arial"/>
          <w:b w:val="0"/>
        </w:rPr>
        <w:t>System</w:t>
      </w:r>
      <w:proofErr w:type="spellEnd"/>
      <w:r w:rsidRPr="0015600C">
        <w:rPr>
          <w:rStyle w:val="Textoennegrita"/>
          <w:rFonts w:ascii="Arial" w:hAnsi="Arial" w:cs="Arial"/>
          <w:b w:val="0"/>
        </w:rPr>
        <w:t xml:space="preserve"> </w:t>
      </w:r>
      <w:r w:rsidR="000950A9" w:rsidRPr="0015600C">
        <w:rPr>
          <w:rStyle w:val="Textoennegrita"/>
          <w:rFonts w:ascii="Arial" w:hAnsi="Arial" w:cs="Arial"/>
          <w:b w:val="0"/>
        </w:rPr>
        <w:t xml:space="preserve"> proporciona</w:t>
      </w:r>
      <w:r w:rsidRPr="0015600C">
        <w:rPr>
          <w:rStyle w:val="Textoennegrita"/>
          <w:rFonts w:ascii="Arial" w:hAnsi="Arial" w:cs="Arial"/>
          <w:b w:val="0"/>
        </w:rPr>
        <w:t xml:space="preserve">  a la empresa una</w:t>
      </w:r>
      <w:r w:rsidR="000950A9" w:rsidRPr="0015600C">
        <w:rPr>
          <w:rStyle w:val="Textoennegrita"/>
          <w:rFonts w:ascii="Arial" w:hAnsi="Arial" w:cs="Arial"/>
          <w:b w:val="0"/>
        </w:rPr>
        <w:t xml:space="preserve"> </w:t>
      </w:r>
      <w:r w:rsidRPr="0015600C">
        <w:rPr>
          <w:rStyle w:val="Textoennegrita"/>
          <w:rFonts w:ascii="Arial" w:hAnsi="Arial" w:cs="Arial"/>
          <w:b w:val="0"/>
        </w:rPr>
        <w:t>aplicación que facilita</w:t>
      </w:r>
      <w:r w:rsidR="00AE2EF4" w:rsidRPr="0015600C">
        <w:rPr>
          <w:rStyle w:val="Textoennegrita"/>
          <w:rFonts w:ascii="Arial" w:hAnsi="Arial" w:cs="Arial"/>
          <w:b w:val="0"/>
        </w:rPr>
        <w:t xml:space="preserve"> la navegación hacia el éxito competitivo, ya que es vital que tengan una exacta comprensión de sus objetivos estratégicos y de los métodos que han de utilizar para alcanzarlos.</w:t>
      </w:r>
    </w:p>
    <w:p w:rsidR="001618A8" w:rsidRPr="0015600C" w:rsidRDefault="001618A8" w:rsidP="00701D95">
      <w:pPr>
        <w:autoSpaceDE w:val="0"/>
        <w:autoSpaceDN w:val="0"/>
        <w:adjustRightInd w:val="0"/>
        <w:ind w:right="49"/>
        <w:rPr>
          <w:rStyle w:val="Textoennegrita"/>
          <w:rFonts w:ascii="Arial" w:hAnsi="Arial" w:cs="Arial"/>
        </w:rPr>
      </w:pPr>
    </w:p>
    <w:p w:rsidR="001618A8" w:rsidRPr="0015600C" w:rsidRDefault="001618A8" w:rsidP="00701D95">
      <w:pPr>
        <w:autoSpaceDE w:val="0"/>
        <w:autoSpaceDN w:val="0"/>
        <w:adjustRightInd w:val="0"/>
        <w:ind w:right="49"/>
        <w:rPr>
          <w:rStyle w:val="Textoennegrita"/>
          <w:rFonts w:ascii="Arial" w:hAnsi="Arial" w:cs="Arial"/>
        </w:rPr>
      </w:pPr>
    </w:p>
    <w:p w:rsidR="001618A8" w:rsidRPr="0015600C" w:rsidRDefault="001618A8" w:rsidP="00701D95">
      <w:pPr>
        <w:autoSpaceDE w:val="0"/>
        <w:autoSpaceDN w:val="0"/>
        <w:adjustRightInd w:val="0"/>
        <w:ind w:right="49"/>
        <w:rPr>
          <w:rStyle w:val="Textoennegrita"/>
          <w:rFonts w:ascii="Arial" w:hAnsi="Arial" w:cs="Arial"/>
        </w:rPr>
      </w:pPr>
    </w:p>
    <w:p w:rsidR="001618A8" w:rsidRPr="0015600C" w:rsidRDefault="001618A8" w:rsidP="00701D95">
      <w:pPr>
        <w:autoSpaceDE w:val="0"/>
        <w:autoSpaceDN w:val="0"/>
        <w:adjustRightInd w:val="0"/>
        <w:ind w:right="49"/>
        <w:rPr>
          <w:rStyle w:val="Textoennegrita"/>
          <w:rFonts w:ascii="Arial" w:hAnsi="Arial" w:cs="Arial"/>
        </w:rPr>
      </w:pPr>
    </w:p>
    <w:p w:rsidR="001618A8" w:rsidRPr="0015600C" w:rsidRDefault="001618A8" w:rsidP="00701D95">
      <w:pPr>
        <w:autoSpaceDE w:val="0"/>
        <w:autoSpaceDN w:val="0"/>
        <w:adjustRightInd w:val="0"/>
        <w:ind w:right="49"/>
        <w:rPr>
          <w:rStyle w:val="Textoennegrita"/>
          <w:rFonts w:ascii="Arial" w:hAnsi="Arial" w:cs="Arial"/>
        </w:rPr>
      </w:pPr>
    </w:p>
    <w:p w:rsidR="001618A8" w:rsidRPr="0015600C" w:rsidRDefault="001618A8" w:rsidP="00701D95">
      <w:pPr>
        <w:autoSpaceDE w:val="0"/>
        <w:autoSpaceDN w:val="0"/>
        <w:adjustRightInd w:val="0"/>
        <w:ind w:right="49"/>
        <w:rPr>
          <w:rStyle w:val="Textoennegrita"/>
          <w:rFonts w:ascii="Arial" w:hAnsi="Arial" w:cs="Arial"/>
        </w:rPr>
      </w:pPr>
    </w:p>
    <w:p w:rsidR="001618A8" w:rsidRPr="0015600C" w:rsidRDefault="001618A8" w:rsidP="00701D95">
      <w:pPr>
        <w:autoSpaceDE w:val="0"/>
        <w:autoSpaceDN w:val="0"/>
        <w:adjustRightInd w:val="0"/>
        <w:ind w:right="49"/>
        <w:rPr>
          <w:rStyle w:val="Textoennegrita"/>
          <w:rFonts w:ascii="Arial" w:hAnsi="Arial" w:cs="Arial"/>
        </w:rPr>
      </w:pPr>
    </w:p>
    <w:p w:rsidR="001618A8" w:rsidRPr="0015600C" w:rsidRDefault="001618A8" w:rsidP="00701D95">
      <w:pPr>
        <w:autoSpaceDE w:val="0"/>
        <w:autoSpaceDN w:val="0"/>
        <w:adjustRightInd w:val="0"/>
        <w:ind w:right="49"/>
        <w:rPr>
          <w:rStyle w:val="Textoennegrita"/>
          <w:rFonts w:ascii="Arial" w:hAnsi="Arial" w:cs="Arial"/>
        </w:rPr>
      </w:pPr>
    </w:p>
    <w:p w:rsidR="000C7190" w:rsidRPr="0015600C" w:rsidRDefault="000C7190" w:rsidP="00701D95">
      <w:pPr>
        <w:autoSpaceDE w:val="0"/>
        <w:autoSpaceDN w:val="0"/>
        <w:adjustRightInd w:val="0"/>
        <w:ind w:right="49"/>
        <w:rPr>
          <w:rStyle w:val="Textoennegrita"/>
          <w:rFonts w:ascii="Arial" w:hAnsi="Arial" w:cs="Arial"/>
        </w:rPr>
      </w:pPr>
    </w:p>
    <w:p w:rsidR="000C7190" w:rsidRPr="0015600C" w:rsidRDefault="000C7190" w:rsidP="00701D95">
      <w:pPr>
        <w:autoSpaceDE w:val="0"/>
        <w:autoSpaceDN w:val="0"/>
        <w:adjustRightInd w:val="0"/>
        <w:ind w:right="49"/>
        <w:rPr>
          <w:rStyle w:val="Textoennegrita"/>
          <w:rFonts w:ascii="Arial" w:hAnsi="Arial" w:cs="Arial"/>
        </w:rPr>
      </w:pPr>
    </w:p>
    <w:p w:rsidR="000C7190" w:rsidRPr="0015600C" w:rsidRDefault="000C7190" w:rsidP="00701D95">
      <w:pPr>
        <w:autoSpaceDE w:val="0"/>
        <w:autoSpaceDN w:val="0"/>
        <w:adjustRightInd w:val="0"/>
        <w:ind w:right="49"/>
        <w:rPr>
          <w:rStyle w:val="Textoennegrita"/>
          <w:rFonts w:ascii="Arial" w:hAnsi="Arial" w:cs="Arial"/>
        </w:rPr>
      </w:pPr>
    </w:p>
    <w:p w:rsidR="000C7190" w:rsidRPr="0015600C" w:rsidRDefault="000C7190" w:rsidP="00701D95">
      <w:pPr>
        <w:autoSpaceDE w:val="0"/>
        <w:autoSpaceDN w:val="0"/>
        <w:adjustRightInd w:val="0"/>
        <w:ind w:right="49"/>
        <w:rPr>
          <w:rStyle w:val="Textoennegrita"/>
          <w:rFonts w:ascii="Arial" w:hAnsi="Arial" w:cs="Arial"/>
        </w:rPr>
      </w:pPr>
    </w:p>
    <w:p w:rsidR="000C7190" w:rsidRPr="0015600C" w:rsidRDefault="000C7190" w:rsidP="00701D95">
      <w:pPr>
        <w:autoSpaceDE w:val="0"/>
        <w:autoSpaceDN w:val="0"/>
        <w:adjustRightInd w:val="0"/>
        <w:ind w:right="49"/>
        <w:rPr>
          <w:rStyle w:val="Textoennegrita"/>
          <w:rFonts w:ascii="Arial" w:hAnsi="Arial" w:cs="Arial"/>
        </w:rPr>
      </w:pPr>
    </w:p>
    <w:p w:rsidR="000C7190" w:rsidRPr="0015600C" w:rsidRDefault="000C7190" w:rsidP="00701D95">
      <w:pPr>
        <w:autoSpaceDE w:val="0"/>
        <w:autoSpaceDN w:val="0"/>
        <w:adjustRightInd w:val="0"/>
        <w:ind w:right="49"/>
        <w:rPr>
          <w:rStyle w:val="Textoennegrita"/>
          <w:rFonts w:ascii="Arial" w:hAnsi="Arial" w:cs="Arial"/>
        </w:rPr>
      </w:pPr>
    </w:p>
    <w:p w:rsidR="000C7190" w:rsidRPr="0015600C" w:rsidRDefault="000C7190" w:rsidP="00701D95">
      <w:pPr>
        <w:autoSpaceDE w:val="0"/>
        <w:autoSpaceDN w:val="0"/>
        <w:adjustRightInd w:val="0"/>
        <w:ind w:right="49"/>
        <w:rPr>
          <w:rStyle w:val="Textoennegrita"/>
          <w:rFonts w:ascii="Arial" w:hAnsi="Arial" w:cs="Arial"/>
        </w:rPr>
      </w:pPr>
    </w:p>
    <w:p w:rsidR="001618A8" w:rsidRPr="0015600C" w:rsidRDefault="001618A8" w:rsidP="00701D95">
      <w:pPr>
        <w:autoSpaceDE w:val="0"/>
        <w:autoSpaceDN w:val="0"/>
        <w:adjustRightInd w:val="0"/>
        <w:ind w:right="49"/>
        <w:rPr>
          <w:rStyle w:val="Textoennegrita"/>
          <w:rFonts w:ascii="Arial" w:hAnsi="Arial" w:cs="Arial"/>
        </w:rPr>
      </w:pPr>
    </w:p>
    <w:p w:rsidR="004B512F" w:rsidRPr="0015600C" w:rsidRDefault="004B512F" w:rsidP="00701D95">
      <w:pPr>
        <w:autoSpaceDE w:val="0"/>
        <w:autoSpaceDN w:val="0"/>
        <w:adjustRightInd w:val="0"/>
        <w:ind w:right="49"/>
        <w:rPr>
          <w:rStyle w:val="Textoennegrita"/>
          <w:rFonts w:ascii="Arial" w:hAnsi="Arial" w:cs="Arial"/>
        </w:rPr>
      </w:pPr>
    </w:p>
    <w:p w:rsidR="00F261D1" w:rsidRPr="0015600C" w:rsidRDefault="00F261D1" w:rsidP="00701D95">
      <w:pPr>
        <w:ind w:right="49"/>
        <w:jc w:val="center"/>
        <w:rPr>
          <w:rStyle w:val="Textoennegrita"/>
          <w:rFonts w:ascii="Arial" w:hAnsi="Arial" w:cs="Arial"/>
        </w:rPr>
      </w:pPr>
    </w:p>
    <w:p w:rsidR="00445A9C" w:rsidRPr="0015600C" w:rsidRDefault="004C4FA7" w:rsidP="00701D95">
      <w:pPr>
        <w:spacing w:after="200" w:line="276" w:lineRule="auto"/>
        <w:ind w:right="49"/>
        <w:jc w:val="center"/>
        <w:rPr>
          <w:rStyle w:val="Textoennegrita"/>
          <w:rFonts w:ascii="Arial" w:hAnsi="Arial" w:cs="Arial"/>
        </w:rPr>
      </w:pPr>
      <w:r w:rsidRPr="0015600C">
        <w:rPr>
          <w:rStyle w:val="Textoennegrita"/>
          <w:rFonts w:ascii="Arial" w:hAnsi="Arial" w:cs="Arial"/>
        </w:rPr>
        <w:br w:type="page"/>
      </w:r>
      <w:r w:rsidR="00445A9C" w:rsidRPr="0015600C">
        <w:rPr>
          <w:rStyle w:val="Textoennegrita"/>
          <w:rFonts w:ascii="Arial" w:hAnsi="Arial" w:cs="Arial"/>
        </w:rPr>
        <w:lastRenderedPageBreak/>
        <w:t>CONTENIDO</w:t>
      </w:r>
    </w:p>
    <w:p w:rsidR="00445A9C" w:rsidRPr="0015600C" w:rsidRDefault="00445A9C" w:rsidP="00701D95">
      <w:pPr>
        <w:spacing w:after="200" w:line="276" w:lineRule="auto"/>
        <w:ind w:right="49"/>
        <w:rPr>
          <w:rStyle w:val="Textoennegrita"/>
          <w:rFonts w:ascii="Arial" w:hAnsi="Arial" w:cs="Arial"/>
        </w:rPr>
      </w:pPr>
      <w:r w:rsidRPr="0015600C">
        <w:rPr>
          <w:rStyle w:val="Textoennegrita"/>
          <w:rFonts w:ascii="Arial" w:hAnsi="Arial" w:cs="Arial"/>
        </w:rPr>
        <w:br w:type="page"/>
      </w:r>
    </w:p>
    <w:p w:rsidR="00445A9C" w:rsidRPr="0015600C" w:rsidRDefault="00445A9C" w:rsidP="00701D95">
      <w:pPr>
        <w:pStyle w:val="Ttulo1"/>
        <w:ind w:right="49"/>
        <w:jc w:val="both"/>
        <w:rPr>
          <w:rFonts w:ascii="Arial" w:hAnsi="Arial" w:cs="Arial"/>
          <w:b w:val="0"/>
          <w:i/>
          <w:iCs/>
          <w:sz w:val="24"/>
        </w:rPr>
      </w:pPr>
      <w:bookmarkStart w:id="2" w:name="_Toc270928689"/>
      <w:bookmarkStart w:id="3" w:name="_Toc274210164"/>
      <w:r w:rsidRPr="0015600C">
        <w:rPr>
          <w:rFonts w:ascii="Arial" w:hAnsi="Arial" w:cs="Arial"/>
          <w:sz w:val="24"/>
        </w:rPr>
        <w:lastRenderedPageBreak/>
        <w:t>INDICE DE ILUSTRACIONES</w:t>
      </w:r>
      <w:bookmarkEnd w:id="2"/>
      <w:bookmarkEnd w:id="3"/>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pStyle w:val="Ttulo1"/>
        <w:ind w:right="49"/>
        <w:jc w:val="both"/>
        <w:rPr>
          <w:rFonts w:ascii="Arial" w:hAnsi="Arial" w:cs="Arial"/>
          <w:sz w:val="24"/>
        </w:rPr>
      </w:pPr>
      <w:bookmarkStart w:id="4" w:name="_Toc270928691"/>
      <w:bookmarkStart w:id="5" w:name="_Toc274210166"/>
      <w:r w:rsidRPr="0015600C">
        <w:rPr>
          <w:rFonts w:ascii="Arial" w:hAnsi="Arial" w:cs="Arial"/>
          <w:sz w:val="24"/>
        </w:rPr>
        <w:t>INDICE DE ANEXOS</w:t>
      </w:r>
      <w:bookmarkEnd w:id="4"/>
      <w:bookmarkEnd w:id="5"/>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E24B3A" w:rsidRDefault="00E24B3A">
      <w:pPr>
        <w:spacing w:after="200" w:line="276" w:lineRule="auto"/>
        <w:rPr>
          <w:rStyle w:val="Textoennegrita"/>
          <w:rFonts w:ascii="Arial" w:hAnsi="Arial" w:cs="Arial"/>
        </w:rPr>
      </w:pPr>
      <w:r>
        <w:rPr>
          <w:rStyle w:val="Textoennegrita"/>
          <w:rFonts w:ascii="Arial" w:hAnsi="Arial" w:cs="Arial"/>
        </w:rPr>
        <w:br w:type="page"/>
      </w:r>
    </w:p>
    <w:p w:rsidR="00E24B3A" w:rsidRDefault="00E24B3A" w:rsidP="00E24B3A">
      <w:pPr>
        <w:spacing w:after="200" w:line="276" w:lineRule="auto"/>
        <w:ind w:right="49"/>
        <w:jc w:val="center"/>
        <w:rPr>
          <w:rStyle w:val="Textoennegrita"/>
          <w:rFonts w:ascii="Arial" w:hAnsi="Arial" w:cs="Arial"/>
        </w:rPr>
      </w:pPr>
      <w:r w:rsidRPr="0015600C">
        <w:rPr>
          <w:rStyle w:val="Textoennegrita"/>
          <w:rFonts w:ascii="Arial" w:hAnsi="Arial" w:cs="Arial"/>
        </w:rPr>
        <w:lastRenderedPageBreak/>
        <w:t>INTRODUCCIÓN</w:t>
      </w:r>
    </w:p>
    <w:p w:rsidR="00E24B3A" w:rsidRDefault="00E24B3A" w:rsidP="00E24B3A">
      <w:pPr>
        <w:spacing w:after="200" w:line="276" w:lineRule="auto"/>
        <w:ind w:right="49"/>
        <w:jc w:val="center"/>
        <w:rPr>
          <w:rStyle w:val="Textoennegrita"/>
          <w:rFonts w:ascii="Arial" w:hAnsi="Arial" w:cs="Arial"/>
        </w:rPr>
      </w:pPr>
    </w:p>
    <w:p w:rsidR="00E24B3A" w:rsidRPr="0015600C" w:rsidRDefault="00E24B3A" w:rsidP="00E24B3A">
      <w:pPr>
        <w:ind w:right="49"/>
        <w:jc w:val="both"/>
        <w:rPr>
          <w:rStyle w:val="Textoennegrita"/>
          <w:rFonts w:ascii="Arial" w:hAnsi="Arial" w:cs="Arial"/>
        </w:rPr>
      </w:pPr>
    </w:p>
    <w:p w:rsidR="00E24B3A" w:rsidRPr="0015600C" w:rsidRDefault="00E24B3A" w:rsidP="00E24B3A">
      <w:pPr>
        <w:pStyle w:val="Ttulo2"/>
        <w:ind w:right="49"/>
        <w:rPr>
          <w:rStyle w:val="Textoennegrita"/>
          <w:rFonts w:ascii="Arial" w:hAnsi="Arial" w:cs="Arial"/>
          <w:color w:val="auto"/>
          <w:sz w:val="24"/>
          <w:szCs w:val="24"/>
        </w:rPr>
      </w:pPr>
    </w:p>
    <w:p w:rsidR="00E24B3A" w:rsidRPr="0015600C" w:rsidRDefault="00E24B3A" w:rsidP="00E24B3A">
      <w:pPr>
        <w:ind w:right="49"/>
        <w:jc w:val="both"/>
        <w:rPr>
          <w:rStyle w:val="Textoennegrita"/>
          <w:rFonts w:ascii="Arial" w:hAnsi="Arial" w:cs="Arial"/>
          <w:b w:val="0"/>
        </w:rPr>
      </w:pPr>
      <w:proofErr w:type="spellStart"/>
      <w:r w:rsidRPr="0015600C">
        <w:rPr>
          <w:rStyle w:val="Textoennegrita"/>
          <w:rFonts w:ascii="Arial" w:hAnsi="Arial" w:cs="Arial"/>
          <w:b w:val="0"/>
        </w:rPr>
        <w:t>Movil</w:t>
      </w:r>
      <w:proofErr w:type="spellEnd"/>
      <w:r w:rsidRPr="0015600C">
        <w:rPr>
          <w:rStyle w:val="Textoennegrita"/>
          <w:rFonts w:ascii="Arial" w:hAnsi="Arial" w:cs="Arial"/>
          <w:b w:val="0"/>
        </w:rPr>
        <w:t xml:space="preserve"> </w:t>
      </w:r>
      <w:proofErr w:type="spellStart"/>
      <w:r w:rsidRPr="0015600C">
        <w:rPr>
          <w:rStyle w:val="Textoennegrita"/>
          <w:rFonts w:ascii="Arial" w:hAnsi="Arial" w:cs="Arial"/>
          <w:b w:val="0"/>
        </w:rPr>
        <w:t>Fac</w:t>
      </w:r>
      <w:proofErr w:type="spellEnd"/>
      <w:r w:rsidRPr="0015600C">
        <w:rPr>
          <w:rStyle w:val="Textoennegrita"/>
          <w:rFonts w:ascii="Arial" w:hAnsi="Arial" w:cs="Arial"/>
          <w:b w:val="0"/>
        </w:rPr>
        <w:t xml:space="preserve"> </w:t>
      </w:r>
      <w:proofErr w:type="spellStart"/>
      <w:r w:rsidRPr="0015600C">
        <w:rPr>
          <w:rStyle w:val="Textoennegrita"/>
          <w:rFonts w:ascii="Arial" w:hAnsi="Arial" w:cs="Arial"/>
          <w:b w:val="0"/>
        </w:rPr>
        <w:t>System</w:t>
      </w:r>
      <w:proofErr w:type="spellEnd"/>
      <w:r w:rsidRPr="0015600C">
        <w:rPr>
          <w:rStyle w:val="Textoennegrita"/>
          <w:rFonts w:ascii="Arial" w:hAnsi="Arial" w:cs="Arial"/>
          <w:b w:val="0"/>
        </w:rPr>
        <w:t xml:space="preserve"> es una aplicación desarrollada por tecnólogos de Análisis y Desarrollo de Sistemas</w:t>
      </w:r>
      <w:r w:rsidR="002D7F54" w:rsidRPr="0015600C">
        <w:rPr>
          <w:rStyle w:val="Textoennegrita"/>
          <w:rFonts w:ascii="Arial" w:hAnsi="Arial" w:cs="Arial"/>
          <w:b w:val="0"/>
        </w:rPr>
        <w:fldChar w:fldCharType="begin"/>
      </w:r>
      <w:r w:rsidRPr="0015600C">
        <w:rPr>
          <w:rStyle w:val="Textoennegrita"/>
          <w:rFonts w:ascii="Arial" w:hAnsi="Arial" w:cs="Arial"/>
          <w:b w:val="0"/>
        </w:rPr>
        <w:instrText xml:space="preserve"> XE "Sistemas" </w:instrText>
      </w:r>
      <w:r w:rsidR="002D7F54" w:rsidRPr="0015600C">
        <w:rPr>
          <w:rStyle w:val="Textoennegrita"/>
          <w:rFonts w:ascii="Arial" w:hAnsi="Arial" w:cs="Arial"/>
          <w:b w:val="0"/>
        </w:rPr>
        <w:fldChar w:fldCharType="end"/>
      </w:r>
      <w:r w:rsidRPr="0015600C">
        <w:rPr>
          <w:rStyle w:val="Textoennegrita"/>
          <w:rFonts w:ascii="Arial" w:hAnsi="Arial" w:cs="Arial"/>
          <w:b w:val="0"/>
        </w:rPr>
        <w:t xml:space="preserve"> de Información, del Servicio Nacional de aprendizaje “SENA”, con base a una metodología orientada a objetos. Está compuesta por diferentes módulos que permiten gestionar los procesos importantes que se llevan a cabo dentro de la empresa. </w:t>
      </w:r>
    </w:p>
    <w:p w:rsidR="00E24B3A" w:rsidRPr="0015600C" w:rsidRDefault="00E24B3A" w:rsidP="00E24B3A">
      <w:pPr>
        <w:ind w:right="49"/>
        <w:jc w:val="both"/>
        <w:rPr>
          <w:rStyle w:val="Textoennegrita"/>
          <w:rFonts w:ascii="Arial" w:hAnsi="Arial" w:cs="Arial"/>
          <w:b w:val="0"/>
        </w:rPr>
      </w:pPr>
    </w:p>
    <w:p w:rsidR="00E24B3A" w:rsidRPr="0015600C" w:rsidRDefault="00E24B3A" w:rsidP="00E24B3A">
      <w:pPr>
        <w:ind w:right="49"/>
        <w:jc w:val="both"/>
        <w:rPr>
          <w:rStyle w:val="Textoennegrita"/>
          <w:rFonts w:ascii="Arial" w:hAnsi="Arial" w:cs="Arial"/>
          <w:b w:val="0"/>
        </w:rPr>
      </w:pPr>
      <w:r w:rsidRPr="0015600C">
        <w:rPr>
          <w:rStyle w:val="Textoennegrita"/>
          <w:rFonts w:ascii="Arial" w:hAnsi="Arial" w:cs="Arial"/>
          <w:b w:val="0"/>
        </w:rPr>
        <w:t xml:space="preserve">El sistema de información </w:t>
      </w:r>
      <w:proofErr w:type="spellStart"/>
      <w:r w:rsidRPr="0015600C">
        <w:rPr>
          <w:rStyle w:val="Textoennegrita"/>
          <w:rFonts w:ascii="Arial" w:hAnsi="Arial" w:cs="Arial"/>
          <w:b w:val="0"/>
        </w:rPr>
        <w:t>Movil</w:t>
      </w:r>
      <w:proofErr w:type="spellEnd"/>
      <w:r w:rsidRPr="0015600C">
        <w:rPr>
          <w:rStyle w:val="Textoennegrita"/>
          <w:rFonts w:ascii="Arial" w:hAnsi="Arial" w:cs="Arial"/>
          <w:b w:val="0"/>
        </w:rPr>
        <w:t xml:space="preserve"> </w:t>
      </w:r>
      <w:proofErr w:type="spellStart"/>
      <w:r w:rsidRPr="0015600C">
        <w:rPr>
          <w:rStyle w:val="Textoennegrita"/>
          <w:rFonts w:ascii="Arial" w:hAnsi="Arial" w:cs="Arial"/>
          <w:b w:val="0"/>
        </w:rPr>
        <w:t>Fac</w:t>
      </w:r>
      <w:proofErr w:type="spellEnd"/>
      <w:r w:rsidRPr="0015600C">
        <w:rPr>
          <w:rStyle w:val="Textoennegrita"/>
          <w:rFonts w:ascii="Arial" w:hAnsi="Arial" w:cs="Arial"/>
          <w:b w:val="0"/>
        </w:rPr>
        <w:t xml:space="preserve"> </w:t>
      </w:r>
      <w:proofErr w:type="spellStart"/>
      <w:r w:rsidRPr="0015600C">
        <w:rPr>
          <w:rStyle w:val="Textoennegrita"/>
          <w:rFonts w:ascii="Arial" w:hAnsi="Arial" w:cs="Arial"/>
          <w:b w:val="0"/>
        </w:rPr>
        <w:t>System</w:t>
      </w:r>
      <w:proofErr w:type="spellEnd"/>
      <w:r w:rsidRPr="0015600C">
        <w:rPr>
          <w:rStyle w:val="Textoennegrita"/>
          <w:rFonts w:ascii="Arial" w:hAnsi="Arial" w:cs="Arial"/>
          <w:b w:val="0"/>
        </w:rPr>
        <w:t xml:space="preserve"> es una herramienta de optimización de los procesos de facturación  empresarial, que muestra continuamente los resultados definidos para el plan estratégico de la organización  y sus empleados, es decir, se basa en un mapa estratégico corporativo analizado en los aspectos Económicos Globales, el conocimiento del cliente, procesos internos del negocio, aprendizaje y crecimiento que permitan identificar procesos nuevos que cumplan con los objetivos del cliente.</w:t>
      </w:r>
    </w:p>
    <w:p w:rsidR="00E24B3A" w:rsidRPr="0015600C" w:rsidRDefault="00E24B3A" w:rsidP="00E24B3A">
      <w:pPr>
        <w:ind w:right="49"/>
        <w:jc w:val="both"/>
        <w:rPr>
          <w:rStyle w:val="Textoennegrita"/>
          <w:rFonts w:ascii="Arial" w:hAnsi="Arial" w:cs="Arial"/>
          <w:b w:val="0"/>
        </w:rPr>
      </w:pPr>
    </w:p>
    <w:p w:rsidR="00445A9C" w:rsidRPr="0015600C" w:rsidRDefault="00445A9C" w:rsidP="00701D95">
      <w:pPr>
        <w:spacing w:after="200" w:line="276" w:lineRule="auto"/>
        <w:ind w:right="49"/>
        <w:rPr>
          <w:rStyle w:val="Textoennegrita"/>
          <w:rFonts w:ascii="Arial" w:hAnsi="Arial" w:cs="Arial"/>
          <w:b w:val="0"/>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445A9C" w:rsidRPr="0015600C" w:rsidRDefault="00445A9C" w:rsidP="00701D95">
      <w:pPr>
        <w:spacing w:after="200" w:line="276" w:lineRule="auto"/>
        <w:ind w:right="49"/>
        <w:rPr>
          <w:rStyle w:val="Textoennegrita"/>
          <w:rFonts w:ascii="Arial" w:hAnsi="Arial" w:cs="Arial"/>
        </w:rPr>
      </w:pPr>
    </w:p>
    <w:p w:rsidR="003500B0" w:rsidRDefault="003500B0" w:rsidP="002234BA">
      <w:pPr>
        <w:pStyle w:val="Prrafodelista"/>
        <w:numPr>
          <w:ilvl w:val="0"/>
          <w:numId w:val="24"/>
        </w:numPr>
        <w:spacing w:after="200" w:line="276" w:lineRule="auto"/>
        <w:ind w:right="49"/>
        <w:jc w:val="center"/>
        <w:rPr>
          <w:rStyle w:val="Textoennegrita"/>
          <w:rFonts w:ascii="Arial" w:hAnsi="Arial" w:cs="Arial"/>
        </w:rPr>
      </w:pPr>
      <w:r w:rsidRPr="0015600C">
        <w:rPr>
          <w:rStyle w:val="Textoennegrita"/>
          <w:rFonts w:ascii="Arial" w:hAnsi="Arial" w:cs="Arial"/>
        </w:rPr>
        <w:lastRenderedPageBreak/>
        <w:t>PLANTEAMIENTO DEL PROBLEMA</w:t>
      </w:r>
    </w:p>
    <w:p w:rsidR="00E24B3A" w:rsidRPr="00E24B3A" w:rsidRDefault="00E24B3A" w:rsidP="00E24B3A">
      <w:pPr>
        <w:spacing w:after="200" w:line="276" w:lineRule="auto"/>
        <w:ind w:right="49"/>
        <w:jc w:val="center"/>
        <w:rPr>
          <w:rStyle w:val="Textoennegrita"/>
          <w:rFonts w:ascii="Arial" w:hAnsi="Arial" w:cs="Arial"/>
        </w:rPr>
      </w:pPr>
    </w:p>
    <w:p w:rsidR="003500B0" w:rsidRPr="0015600C" w:rsidRDefault="003500B0" w:rsidP="00701D95">
      <w:pPr>
        <w:pStyle w:val="Prrafodelista"/>
        <w:spacing w:after="200" w:line="276" w:lineRule="auto"/>
        <w:ind w:left="0" w:right="49"/>
        <w:jc w:val="center"/>
        <w:rPr>
          <w:rStyle w:val="Textoennegrita"/>
          <w:rFonts w:ascii="Arial" w:hAnsi="Arial" w:cs="Arial"/>
        </w:rPr>
      </w:pPr>
    </w:p>
    <w:p w:rsidR="003500B0" w:rsidRPr="0015600C" w:rsidRDefault="003500B0" w:rsidP="00701D95">
      <w:pPr>
        <w:pStyle w:val="Prrafodelista"/>
        <w:spacing w:after="200" w:line="276" w:lineRule="auto"/>
        <w:ind w:left="0" w:right="49"/>
        <w:rPr>
          <w:rStyle w:val="Textoennegrita"/>
          <w:rFonts w:ascii="Arial" w:hAnsi="Arial" w:cs="Arial"/>
        </w:rPr>
      </w:pPr>
    </w:p>
    <w:p w:rsidR="003500B0" w:rsidRPr="0015600C" w:rsidRDefault="003500B0" w:rsidP="00701D95">
      <w:pPr>
        <w:ind w:right="49"/>
        <w:jc w:val="both"/>
        <w:rPr>
          <w:rStyle w:val="Textoennegrita"/>
          <w:rFonts w:ascii="Arial" w:hAnsi="Arial" w:cs="Arial"/>
          <w:b w:val="0"/>
        </w:rPr>
      </w:pPr>
      <w:r w:rsidRPr="0015600C">
        <w:rPr>
          <w:rStyle w:val="Textoennegrita"/>
          <w:rFonts w:ascii="Arial" w:hAnsi="Arial" w:cs="Arial"/>
          <w:b w:val="0"/>
        </w:rPr>
        <w:t>La facturación en las PYMES en los últimos años no ha presentado grandes avances tecnológicos, como sí lo han hecho las grandes industrias. Esto se debe a que el costo de invertir en tecnología es elevado, y eso los ha llevado a realizar el proceso manualmente, por lo cual las medianas y pequeñas empresas no tienen entre sus planes corporativos invertir en dicho tema.</w:t>
      </w:r>
    </w:p>
    <w:p w:rsidR="009C216D" w:rsidRPr="0015600C" w:rsidRDefault="009C216D" w:rsidP="00701D95">
      <w:pPr>
        <w:ind w:right="49"/>
        <w:jc w:val="both"/>
        <w:rPr>
          <w:rStyle w:val="Textoennegrita"/>
          <w:rFonts w:ascii="Arial" w:hAnsi="Arial" w:cs="Arial"/>
          <w:b w:val="0"/>
        </w:rPr>
      </w:pPr>
    </w:p>
    <w:p w:rsidR="009C216D" w:rsidRPr="0015600C" w:rsidRDefault="009C216D" w:rsidP="00701D95">
      <w:pPr>
        <w:ind w:right="49"/>
        <w:jc w:val="both"/>
        <w:rPr>
          <w:rStyle w:val="Textoennegrita"/>
          <w:rFonts w:ascii="Arial" w:hAnsi="Arial" w:cs="Arial"/>
          <w:b w:val="0"/>
        </w:rPr>
      </w:pPr>
      <w:r w:rsidRPr="0015600C">
        <w:rPr>
          <w:rStyle w:val="Textoennegrita"/>
          <w:rFonts w:ascii="Arial" w:hAnsi="Arial" w:cs="Arial"/>
          <w:b w:val="0"/>
        </w:rPr>
        <w:t xml:space="preserve">Lo anterior conlleva a que los sistemas existentes en el mercado poseen las siguientes falencias como el costo, la dificultad de uso, el transporte del software entre otros; se plantea una pregunta: </w:t>
      </w:r>
    </w:p>
    <w:p w:rsidR="009C216D" w:rsidRPr="0015600C" w:rsidRDefault="009C216D" w:rsidP="00701D95">
      <w:pPr>
        <w:ind w:right="49"/>
        <w:jc w:val="both"/>
        <w:rPr>
          <w:rStyle w:val="Textoennegrita"/>
          <w:rFonts w:ascii="Arial" w:hAnsi="Arial" w:cs="Arial"/>
          <w:b w:val="0"/>
        </w:rPr>
      </w:pPr>
    </w:p>
    <w:p w:rsidR="009C216D" w:rsidRPr="0015600C" w:rsidRDefault="009C216D" w:rsidP="00701D95">
      <w:pPr>
        <w:ind w:right="49"/>
        <w:jc w:val="both"/>
        <w:rPr>
          <w:rStyle w:val="Textoennegrita"/>
          <w:rFonts w:ascii="Arial" w:hAnsi="Arial" w:cs="Arial"/>
          <w:b w:val="0"/>
        </w:rPr>
      </w:pPr>
      <w:r w:rsidRPr="0015600C">
        <w:rPr>
          <w:rStyle w:val="Textoennegrita"/>
          <w:rFonts w:ascii="Arial" w:hAnsi="Arial" w:cs="Arial"/>
          <w:b w:val="0"/>
        </w:rPr>
        <w:t>¿Cómo desarrollar un software de facturación de bajo costo, de fácil utilización, que sea fácil de transportar y además innovador para que sea asequible por las PYMES?</w:t>
      </w:r>
    </w:p>
    <w:p w:rsidR="009C216D" w:rsidRPr="0015600C" w:rsidRDefault="009C216D" w:rsidP="00701D95">
      <w:pPr>
        <w:pStyle w:val="Prrafodelista"/>
        <w:ind w:left="0" w:right="49"/>
        <w:jc w:val="both"/>
        <w:rPr>
          <w:rStyle w:val="Textoennegrita"/>
          <w:rFonts w:ascii="Arial" w:hAnsi="Arial" w:cs="Arial"/>
        </w:rPr>
      </w:pPr>
    </w:p>
    <w:p w:rsidR="009C216D" w:rsidRPr="0015600C" w:rsidRDefault="009C216D" w:rsidP="00701D95">
      <w:pPr>
        <w:ind w:right="49"/>
        <w:jc w:val="both"/>
        <w:rPr>
          <w:rStyle w:val="Textoennegrita"/>
          <w:rFonts w:ascii="Arial" w:hAnsi="Arial" w:cs="Arial"/>
          <w:b w:val="0"/>
        </w:rPr>
      </w:pPr>
    </w:p>
    <w:p w:rsidR="009C216D" w:rsidRPr="0015600C" w:rsidRDefault="009C216D" w:rsidP="00701D95">
      <w:pPr>
        <w:ind w:right="49"/>
        <w:jc w:val="both"/>
        <w:rPr>
          <w:rStyle w:val="Textoennegrita"/>
          <w:rFonts w:ascii="Arial" w:hAnsi="Arial" w:cs="Arial"/>
          <w:b w:val="0"/>
        </w:rPr>
      </w:pPr>
    </w:p>
    <w:p w:rsidR="003500B0" w:rsidRPr="0015600C" w:rsidRDefault="003500B0" w:rsidP="00701D95">
      <w:pPr>
        <w:ind w:right="49"/>
        <w:jc w:val="both"/>
        <w:rPr>
          <w:rStyle w:val="Textoennegrita"/>
          <w:rFonts w:ascii="Arial" w:hAnsi="Arial" w:cs="Arial"/>
        </w:rPr>
      </w:pPr>
    </w:p>
    <w:p w:rsidR="009C216D" w:rsidRPr="0015600C" w:rsidRDefault="009C216D" w:rsidP="00701D95">
      <w:pPr>
        <w:ind w:right="49"/>
        <w:jc w:val="both"/>
        <w:rPr>
          <w:rStyle w:val="Textoennegrita"/>
          <w:rFonts w:ascii="Arial" w:hAnsi="Arial" w:cs="Arial"/>
          <w:b w:val="0"/>
        </w:rPr>
      </w:pPr>
    </w:p>
    <w:p w:rsidR="009C216D" w:rsidRPr="0015600C" w:rsidRDefault="009C216D" w:rsidP="00701D95">
      <w:pPr>
        <w:ind w:right="49"/>
        <w:jc w:val="both"/>
        <w:rPr>
          <w:rStyle w:val="Textoennegrita"/>
          <w:rFonts w:ascii="Arial" w:hAnsi="Arial" w:cs="Arial"/>
          <w:b w:val="0"/>
        </w:rPr>
      </w:pPr>
    </w:p>
    <w:p w:rsidR="009C216D" w:rsidRPr="0015600C" w:rsidRDefault="009C216D" w:rsidP="00701D95">
      <w:pPr>
        <w:ind w:right="49"/>
        <w:jc w:val="both"/>
        <w:rPr>
          <w:rStyle w:val="Textoennegrita"/>
          <w:rFonts w:ascii="Arial" w:hAnsi="Arial" w:cs="Arial"/>
          <w:b w:val="0"/>
        </w:rPr>
      </w:pPr>
    </w:p>
    <w:p w:rsidR="009C216D" w:rsidRPr="0015600C" w:rsidRDefault="009C216D" w:rsidP="00701D95">
      <w:pPr>
        <w:spacing w:after="200" w:line="276" w:lineRule="auto"/>
        <w:ind w:right="49"/>
        <w:rPr>
          <w:rStyle w:val="Textoennegrita"/>
          <w:rFonts w:ascii="Arial" w:hAnsi="Arial" w:cs="Arial"/>
        </w:rPr>
      </w:pPr>
      <w:r w:rsidRPr="0015600C">
        <w:rPr>
          <w:rStyle w:val="Textoennegrita"/>
          <w:rFonts w:ascii="Arial" w:hAnsi="Arial" w:cs="Arial"/>
        </w:rPr>
        <w:br w:type="page"/>
      </w:r>
    </w:p>
    <w:p w:rsidR="001F2C9C" w:rsidRDefault="001F2C9C" w:rsidP="002234BA">
      <w:pPr>
        <w:pStyle w:val="Prrafodelista"/>
        <w:numPr>
          <w:ilvl w:val="0"/>
          <w:numId w:val="24"/>
        </w:numPr>
        <w:ind w:right="49"/>
        <w:jc w:val="center"/>
        <w:rPr>
          <w:rStyle w:val="Textoennegrita"/>
          <w:rFonts w:ascii="Arial" w:hAnsi="Arial" w:cs="Arial"/>
        </w:rPr>
      </w:pPr>
      <w:r w:rsidRPr="0015600C">
        <w:rPr>
          <w:rStyle w:val="Textoennegrita"/>
          <w:rFonts w:ascii="Arial" w:hAnsi="Arial" w:cs="Arial"/>
        </w:rPr>
        <w:lastRenderedPageBreak/>
        <w:t>OBJETIVO</w:t>
      </w:r>
      <w:r w:rsidR="009C216D" w:rsidRPr="0015600C">
        <w:rPr>
          <w:rStyle w:val="Textoennegrita"/>
          <w:rFonts w:ascii="Arial" w:hAnsi="Arial" w:cs="Arial"/>
        </w:rPr>
        <w:t>S</w:t>
      </w:r>
    </w:p>
    <w:p w:rsidR="00E24B3A" w:rsidRDefault="00E24B3A" w:rsidP="00E24B3A">
      <w:pPr>
        <w:ind w:right="49"/>
        <w:jc w:val="center"/>
        <w:rPr>
          <w:rStyle w:val="Textoennegrita"/>
          <w:rFonts w:ascii="Arial" w:hAnsi="Arial" w:cs="Arial"/>
        </w:rPr>
      </w:pPr>
    </w:p>
    <w:p w:rsidR="00E24B3A" w:rsidRDefault="00E24B3A" w:rsidP="00E24B3A">
      <w:pPr>
        <w:ind w:right="49"/>
        <w:jc w:val="center"/>
        <w:rPr>
          <w:rStyle w:val="Textoennegrita"/>
          <w:rFonts w:ascii="Arial" w:hAnsi="Arial" w:cs="Arial"/>
        </w:rPr>
      </w:pPr>
    </w:p>
    <w:p w:rsidR="00E24B3A" w:rsidRPr="00E24B3A" w:rsidRDefault="00E24B3A" w:rsidP="00E24B3A">
      <w:pPr>
        <w:ind w:right="49"/>
        <w:jc w:val="center"/>
        <w:rPr>
          <w:rStyle w:val="Textoennegrita"/>
          <w:rFonts w:ascii="Arial" w:hAnsi="Arial" w:cs="Arial"/>
        </w:rPr>
      </w:pPr>
    </w:p>
    <w:p w:rsidR="001F2C9C" w:rsidRPr="0015600C" w:rsidRDefault="001F2C9C" w:rsidP="00701D95">
      <w:pPr>
        <w:ind w:right="49"/>
        <w:jc w:val="center"/>
        <w:rPr>
          <w:rStyle w:val="Textoennegrita"/>
          <w:rFonts w:ascii="Arial" w:hAnsi="Arial" w:cs="Arial"/>
        </w:rPr>
      </w:pPr>
    </w:p>
    <w:p w:rsidR="00C54C0B" w:rsidRPr="0015600C" w:rsidRDefault="001371AF" w:rsidP="00E24B3A">
      <w:pPr>
        <w:pStyle w:val="Prrafodelista"/>
        <w:ind w:left="0" w:right="49" w:firstLine="360"/>
        <w:jc w:val="both"/>
        <w:rPr>
          <w:rStyle w:val="Textoennegrita"/>
          <w:rFonts w:ascii="Arial" w:hAnsi="Arial" w:cs="Arial"/>
        </w:rPr>
      </w:pPr>
      <w:r w:rsidRPr="0015600C">
        <w:rPr>
          <w:rStyle w:val="Textoennegrita"/>
          <w:rFonts w:ascii="Arial" w:hAnsi="Arial" w:cs="Arial"/>
        </w:rPr>
        <w:t xml:space="preserve">2.1 </w:t>
      </w:r>
      <w:r w:rsidR="00C54C0B" w:rsidRPr="0015600C">
        <w:rPr>
          <w:rStyle w:val="Textoennegrita"/>
          <w:rFonts w:ascii="Arial" w:hAnsi="Arial" w:cs="Arial"/>
        </w:rPr>
        <w:t>Objetivo General.</w:t>
      </w:r>
    </w:p>
    <w:p w:rsidR="00C54C0B" w:rsidRPr="0015600C" w:rsidRDefault="00C54C0B" w:rsidP="00701D95">
      <w:pPr>
        <w:ind w:right="49"/>
        <w:jc w:val="both"/>
        <w:rPr>
          <w:rStyle w:val="Textoennegrita"/>
          <w:rFonts w:ascii="Arial" w:hAnsi="Arial" w:cs="Arial"/>
        </w:rPr>
      </w:pPr>
    </w:p>
    <w:p w:rsidR="00C54C0B" w:rsidRPr="0015600C" w:rsidRDefault="0023397A" w:rsidP="00E24B3A">
      <w:pPr>
        <w:ind w:left="360" w:right="49"/>
        <w:jc w:val="both"/>
        <w:rPr>
          <w:rStyle w:val="Textoennegrita"/>
          <w:rFonts w:ascii="Arial" w:hAnsi="Arial" w:cs="Arial"/>
          <w:b w:val="0"/>
        </w:rPr>
      </w:pPr>
      <w:r w:rsidRPr="0015600C">
        <w:rPr>
          <w:rStyle w:val="Textoennegrita"/>
          <w:rFonts w:ascii="Arial" w:hAnsi="Arial" w:cs="Arial"/>
          <w:b w:val="0"/>
        </w:rPr>
        <w:t xml:space="preserve">Implementar </w:t>
      </w:r>
      <w:r w:rsidR="00C54C0B" w:rsidRPr="0015600C">
        <w:rPr>
          <w:rStyle w:val="Textoennegrita"/>
          <w:rFonts w:ascii="Arial" w:hAnsi="Arial" w:cs="Arial"/>
          <w:b w:val="0"/>
        </w:rPr>
        <w:t xml:space="preserve"> un </w:t>
      </w:r>
      <w:r w:rsidRPr="0015600C">
        <w:rPr>
          <w:rStyle w:val="Textoennegrita"/>
          <w:rFonts w:ascii="Arial" w:hAnsi="Arial" w:cs="Arial"/>
          <w:b w:val="0"/>
        </w:rPr>
        <w:t xml:space="preserve">sistema de </w:t>
      </w:r>
      <w:r w:rsidR="00C54C0B" w:rsidRPr="0015600C">
        <w:rPr>
          <w:rStyle w:val="Textoennegrita"/>
          <w:rFonts w:ascii="Arial" w:hAnsi="Arial" w:cs="Arial"/>
          <w:b w:val="0"/>
        </w:rPr>
        <w:t xml:space="preserve"> </w:t>
      </w:r>
      <w:r w:rsidRPr="0015600C">
        <w:rPr>
          <w:rStyle w:val="Textoennegrita"/>
          <w:rFonts w:ascii="Arial" w:hAnsi="Arial" w:cs="Arial"/>
          <w:b w:val="0"/>
        </w:rPr>
        <w:t>información que facilite la facturación en</w:t>
      </w:r>
      <w:r w:rsidR="003500B0" w:rsidRPr="0015600C">
        <w:rPr>
          <w:rStyle w:val="Textoennegrita"/>
          <w:rFonts w:ascii="Arial" w:hAnsi="Arial" w:cs="Arial"/>
          <w:b w:val="0"/>
        </w:rPr>
        <w:t xml:space="preserve"> las </w:t>
      </w:r>
      <w:r w:rsidRPr="0015600C">
        <w:rPr>
          <w:rStyle w:val="Textoennegrita"/>
          <w:rFonts w:ascii="Arial" w:hAnsi="Arial" w:cs="Arial"/>
          <w:b w:val="0"/>
        </w:rPr>
        <w:t xml:space="preserve">  </w:t>
      </w:r>
      <w:r w:rsidR="003500B0" w:rsidRPr="0015600C">
        <w:rPr>
          <w:rStyle w:val="Textoennegrita"/>
          <w:rFonts w:ascii="Arial" w:hAnsi="Arial" w:cs="Arial"/>
          <w:b w:val="0"/>
        </w:rPr>
        <w:t>PYMES</w:t>
      </w:r>
      <w:r w:rsidRPr="0015600C">
        <w:rPr>
          <w:rStyle w:val="Textoennegrita"/>
          <w:rFonts w:ascii="Arial" w:hAnsi="Arial" w:cs="Arial"/>
          <w:b w:val="0"/>
        </w:rPr>
        <w:t xml:space="preserve"> de manera</w:t>
      </w:r>
      <w:r w:rsidR="00167554" w:rsidRPr="0015600C">
        <w:rPr>
          <w:rStyle w:val="Textoennegrita"/>
          <w:rFonts w:ascii="Arial" w:hAnsi="Arial" w:cs="Arial"/>
          <w:b w:val="0"/>
        </w:rPr>
        <w:t xml:space="preserve"> fácil, ágil y práctic</w:t>
      </w:r>
      <w:r w:rsidRPr="0015600C">
        <w:rPr>
          <w:rStyle w:val="Textoennegrita"/>
          <w:rFonts w:ascii="Arial" w:hAnsi="Arial" w:cs="Arial"/>
          <w:b w:val="0"/>
        </w:rPr>
        <w:t>a</w:t>
      </w:r>
      <w:r w:rsidR="00167554" w:rsidRPr="0015600C">
        <w:rPr>
          <w:rStyle w:val="Textoennegrita"/>
          <w:rFonts w:ascii="Arial" w:hAnsi="Arial" w:cs="Arial"/>
          <w:b w:val="0"/>
        </w:rPr>
        <w:t xml:space="preserve"> </w:t>
      </w:r>
      <w:r w:rsidRPr="0015600C">
        <w:rPr>
          <w:rStyle w:val="Textoennegrita"/>
          <w:rFonts w:ascii="Arial" w:hAnsi="Arial" w:cs="Arial"/>
          <w:b w:val="0"/>
        </w:rPr>
        <w:t>utilizando dispositivos  móviles</w:t>
      </w:r>
      <w:r w:rsidR="009C216D" w:rsidRPr="0015600C">
        <w:rPr>
          <w:rStyle w:val="Textoennegrita"/>
          <w:rFonts w:ascii="Arial" w:hAnsi="Arial" w:cs="Arial"/>
          <w:b w:val="0"/>
        </w:rPr>
        <w:t>.</w:t>
      </w:r>
    </w:p>
    <w:p w:rsidR="00C54C0B" w:rsidRPr="0015600C" w:rsidRDefault="00C54C0B" w:rsidP="00701D95">
      <w:pPr>
        <w:ind w:right="49"/>
        <w:jc w:val="both"/>
        <w:rPr>
          <w:rStyle w:val="Textoennegrita"/>
          <w:rFonts w:ascii="Arial" w:hAnsi="Arial" w:cs="Arial"/>
        </w:rPr>
      </w:pPr>
    </w:p>
    <w:p w:rsidR="00F1372F" w:rsidRPr="0015600C" w:rsidRDefault="00F1372F" w:rsidP="00F1372F">
      <w:pPr>
        <w:pStyle w:val="Prrafodelista"/>
        <w:ind w:left="0" w:right="49"/>
        <w:jc w:val="both"/>
        <w:rPr>
          <w:rStyle w:val="Textoennegrita"/>
          <w:rFonts w:ascii="Arial" w:hAnsi="Arial" w:cs="Arial"/>
        </w:rPr>
      </w:pPr>
    </w:p>
    <w:p w:rsidR="00C54C0B" w:rsidRPr="0015600C" w:rsidRDefault="00C54C0B" w:rsidP="002234BA">
      <w:pPr>
        <w:pStyle w:val="Prrafodelista"/>
        <w:numPr>
          <w:ilvl w:val="1"/>
          <w:numId w:val="25"/>
        </w:numPr>
        <w:ind w:right="49"/>
        <w:jc w:val="both"/>
        <w:rPr>
          <w:rStyle w:val="Textoennegrita"/>
          <w:rFonts w:ascii="Arial" w:hAnsi="Arial" w:cs="Arial"/>
        </w:rPr>
      </w:pPr>
      <w:r w:rsidRPr="0015600C">
        <w:rPr>
          <w:rStyle w:val="Textoennegrita"/>
          <w:rFonts w:ascii="Arial" w:hAnsi="Arial" w:cs="Arial"/>
        </w:rPr>
        <w:t>Objetivos Específicos.</w:t>
      </w:r>
    </w:p>
    <w:p w:rsidR="00C54C0B" w:rsidRPr="0015600C" w:rsidRDefault="00C54C0B" w:rsidP="00701D95">
      <w:pPr>
        <w:ind w:right="49"/>
        <w:jc w:val="both"/>
        <w:rPr>
          <w:rStyle w:val="Textoennegrita"/>
          <w:rFonts w:ascii="Arial" w:hAnsi="Arial" w:cs="Arial"/>
        </w:rPr>
      </w:pPr>
    </w:p>
    <w:p w:rsidR="00D27A16" w:rsidRPr="0015600C" w:rsidRDefault="00D27A16" w:rsidP="00701D95">
      <w:pPr>
        <w:ind w:right="49"/>
        <w:jc w:val="both"/>
        <w:rPr>
          <w:rStyle w:val="Textoennegrita"/>
          <w:rFonts w:ascii="Arial" w:hAnsi="Arial" w:cs="Arial"/>
        </w:rPr>
      </w:pPr>
    </w:p>
    <w:p w:rsidR="00D27A16" w:rsidRPr="00E24B3A" w:rsidRDefault="00D27A16" w:rsidP="002234BA">
      <w:pPr>
        <w:pStyle w:val="Prrafodelista"/>
        <w:numPr>
          <w:ilvl w:val="0"/>
          <w:numId w:val="26"/>
        </w:numPr>
        <w:ind w:right="49"/>
        <w:jc w:val="both"/>
        <w:rPr>
          <w:rFonts w:ascii="Arial" w:hAnsi="Arial" w:cs="Arial"/>
        </w:rPr>
      </w:pPr>
      <w:r w:rsidRPr="00E24B3A">
        <w:rPr>
          <w:rFonts w:ascii="Arial" w:hAnsi="Arial" w:cs="Arial"/>
        </w:rPr>
        <w:t>Analizar el sitio de investigación y sus procesos, definiendo los requerimientos deseados por la empresa y darle  la solución informática.</w:t>
      </w:r>
    </w:p>
    <w:p w:rsidR="00D27A16" w:rsidRPr="0015600C" w:rsidRDefault="00D27A16" w:rsidP="00701D95">
      <w:pPr>
        <w:ind w:right="49"/>
        <w:jc w:val="both"/>
        <w:rPr>
          <w:rFonts w:ascii="Arial" w:hAnsi="Arial" w:cs="Arial"/>
        </w:rPr>
      </w:pPr>
    </w:p>
    <w:p w:rsidR="00D27A16" w:rsidRPr="00E24B3A" w:rsidRDefault="00D27A16" w:rsidP="002234BA">
      <w:pPr>
        <w:pStyle w:val="Prrafodelista"/>
        <w:numPr>
          <w:ilvl w:val="0"/>
          <w:numId w:val="26"/>
        </w:numPr>
        <w:ind w:right="49"/>
        <w:jc w:val="both"/>
        <w:rPr>
          <w:rFonts w:ascii="Arial" w:hAnsi="Arial" w:cs="Arial"/>
        </w:rPr>
      </w:pPr>
      <w:r w:rsidRPr="00E24B3A">
        <w:rPr>
          <w:rFonts w:ascii="Arial" w:hAnsi="Arial" w:cs="Arial"/>
        </w:rPr>
        <w:t>Plantear el modelo de solución del problema de acuerdo con los requerimientos obtenidos.</w:t>
      </w:r>
    </w:p>
    <w:p w:rsidR="00D27A16" w:rsidRPr="0015600C" w:rsidRDefault="00D27A16" w:rsidP="00701D95">
      <w:pPr>
        <w:ind w:right="49"/>
        <w:jc w:val="both"/>
        <w:rPr>
          <w:rFonts w:ascii="Arial" w:hAnsi="Arial" w:cs="Arial"/>
        </w:rPr>
      </w:pPr>
    </w:p>
    <w:p w:rsidR="00D27A16" w:rsidRPr="00E24B3A" w:rsidRDefault="00D27A16" w:rsidP="002234BA">
      <w:pPr>
        <w:pStyle w:val="Prrafodelista"/>
        <w:numPr>
          <w:ilvl w:val="0"/>
          <w:numId w:val="26"/>
        </w:numPr>
        <w:ind w:right="49"/>
        <w:jc w:val="both"/>
        <w:rPr>
          <w:rFonts w:ascii="Arial" w:hAnsi="Arial" w:cs="Arial"/>
        </w:rPr>
      </w:pPr>
      <w:r w:rsidRPr="00E24B3A">
        <w:rPr>
          <w:rFonts w:ascii="Arial" w:hAnsi="Arial" w:cs="Arial"/>
        </w:rPr>
        <w:t>Diseñar el nuevo sistema de información para sat</w:t>
      </w:r>
      <w:r w:rsidR="00D05097" w:rsidRPr="00E24B3A">
        <w:rPr>
          <w:rFonts w:ascii="Arial" w:hAnsi="Arial" w:cs="Arial"/>
        </w:rPr>
        <w:t>isfacer las necesidades de la e</w:t>
      </w:r>
      <w:r w:rsidRPr="00E24B3A">
        <w:rPr>
          <w:rFonts w:ascii="Arial" w:hAnsi="Arial" w:cs="Arial"/>
        </w:rPr>
        <w:t>mpres</w:t>
      </w:r>
      <w:r w:rsidR="00D05097" w:rsidRPr="00E24B3A">
        <w:rPr>
          <w:rFonts w:ascii="Arial" w:hAnsi="Arial" w:cs="Arial"/>
        </w:rPr>
        <w:t>a</w:t>
      </w:r>
      <w:r w:rsidRPr="00E24B3A">
        <w:rPr>
          <w:rFonts w:ascii="Arial" w:hAnsi="Arial" w:cs="Arial"/>
        </w:rPr>
        <w:t xml:space="preserve"> y de la población que se involucra con él.</w:t>
      </w:r>
    </w:p>
    <w:p w:rsidR="00D27A16" w:rsidRPr="0015600C" w:rsidRDefault="00D27A16" w:rsidP="00701D95">
      <w:pPr>
        <w:ind w:right="49"/>
        <w:jc w:val="both"/>
        <w:rPr>
          <w:rFonts w:ascii="Arial" w:hAnsi="Arial" w:cs="Arial"/>
        </w:rPr>
      </w:pPr>
    </w:p>
    <w:p w:rsidR="00D27A16" w:rsidRPr="0015600C" w:rsidRDefault="00D27A16" w:rsidP="002234BA">
      <w:pPr>
        <w:pStyle w:val="Prrafodelista"/>
        <w:numPr>
          <w:ilvl w:val="0"/>
          <w:numId w:val="26"/>
        </w:numPr>
        <w:ind w:right="49"/>
        <w:jc w:val="both"/>
        <w:rPr>
          <w:rFonts w:ascii="Arial" w:hAnsi="Arial" w:cs="Arial"/>
        </w:rPr>
      </w:pPr>
      <w:r w:rsidRPr="0015600C">
        <w:rPr>
          <w:rFonts w:ascii="Arial" w:hAnsi="Arial" w:cs="Arial"/>
        </w:rPr>
        <w:t>Construir la solución de acuerdo con una arquitectura que se adapte a la organización y utilizando  un lenguaje de programación seleccionado.</w:t>
      </w:r>
    </w:p>
    <w:p w:rsidR="00D27A16" w:rsidRPr="0015600C" w:rsidRDefault="00D27A16" w:rsidP="00701D95">
      <w:pPr>
        <w:ind w:right="49"/>
        <w:jc w:val="both"/>
        <w:rPr>
          <w:rFonts w:ascii="Arial" w:hAnsi="Arial" w:cs="Arial"/>
        </w:rPr>
      </w:pPr>
    </w:p>
    <w:p w:rsidR="00D27A16" w:rsidRPr="00E24B3A" w:rsidRDefault="00D27A16" w:rsidP="002234BA">
      <w:pPr>
        <w:pStyle w:val="Prrafodelista"/>
        <w:numPr>
          <w:ilvl w:val="0"/>
          <w:numId w:val="26"/>
        </w:numPr>
        <w:ind w:right="49"/>
        <w:jc w:val="both"/>
        <w:rPr>
          <w:rFonts w:ascii="Arial" w:hAnsi="Arial" w:cs="Arial"/>
        </w:rPr>
      </w:pPr>
      <w:r w:rsidRPr="00E24B3A">
        <w:rPr>
          <w:rFonts w:ascii="Arial" w:hAnsi="Arial" w:cs="Arial"/>
        </w:rPr>
        <w:t>Realizar pruebas del software construido para detectar las falencias del mismo.</w:t>
      </w:r>
    </w:p>
    <w:p w:rsidR="00D27A16" w:rsidRPr="0015600C" w:rsidRDefault="00D27A16" w:rsidP="00701D95">
      <w:pPr>
        <w:ind w:right="49"/>
        <w:jc w:val="both"/>
        <w:rPr>
          <w:rFonts w:ascii="Arial" w:hAnsi="Arial" w:cs="Arial"/>
        </w:rPr>
      </w:pPr>
    </w:p>
    <w:p w:rsidR="00D27A16" w:rsidRPr="00E24B3A" w:rsidRDefault="00D27A16" w:rsidP="002234BA">
      <w:pPr>
        <w:pStyle w:val="Prrafodelista"/>
        <w:numPr>
          <w:ilvl w:val="0"/>
          <w:numId w:val="26"/>
        </w:numPr>
        <w:ind w:right="49"/>
        <w:jc w:val="both"/>
        <w:rPr>
          <w:rFonts w:ascii="Arial" w:hAnsi="Arial" w:cs="Arial"/>
        </w:rPr>
      </w:pPr>
      <w:r w:rsidRPr="00E24B3A">
        <w:rPr>
          <w:rFonts w:ascii="Arial" w:hAnsi="Arial" w:cs="Arial"/>
        </w:rPr>
        <w:t>Corregir errores detectados para realizar, nuevamente, las pruebas de la aplicación.</w:t>
      </w:r>
    </w:p>
    <w:p w:rsidR="00D27A16" w:rsidRPr="0015600C" w:rsidRDefault="00D27A16" w:rsidP="00701D95">
      <w:pPr>
        <w:ind w:right="49"/>
        <w:jc w:val="both"/>
        <w:rPr>
          <w:rFonts w:ascii="Arial" w:hAnsi="Arial" w:cs="Arial"/>
        </w:rPr>
      </w:pPr>
    </w:p>
    <w:p w:rsidR="00D27A16" w:rsidRPr="00E24B3A" w:rsidRDefault="00D27A16" w:rsidP="002234BA">
      <w:pPr>
        <w:pStyle w:val="Prrafodelista"/>
        <w:numPr>
          <w:ilvl w:val="0"/>
          <w:numId w:val="26"/>
        </w:numPr>
        <w:ind w:right="49"/>
        <w:jc w:val="both"/>
        <w:rPr>
          <w:rFonts w:ascii="Arial" w:hAnsi="Arial" w:cs="Arial"/>
        </w:rPr>
      </w:pPr>
      <w:r w:rsidRPr="00E24B3A">
        <w:rPr>
          <w:rFonts w:ascii="Arial" w:hAnsi="Arial" w:cs="Arial"/>
        </w:rPr>
        <w:t>Implantar el sistema en la empresa para que sea usado de forma permanente.</w:t>
      </w:r>
    </w:p>
    <w:p w:rsidR="00D27A16" w:rsidRPr="0015600C" w:rsidRDefault="00D27A16" w:rsidP="00701D95">
      <w:pPr>
        <w:ind w:right="49"/>
        <w:jc w:val="both"/>
        <w:rPr>
          <w:rStyle w:val="Textoennegrita"/>
          <w:rFonts w:ascii="Arial" w:hAnsi="Arial" w:cs="Arial"/>
          <w:b w:val="0"/>
        </w:rPr>
      </w:pPr>
    </w:p>
    <w:p w:rsidR="00191568" w:rsidRPr="0015600C" w:rsidRDefault="00191568" w:rsidP="00701D95">
      <w:pPr>
        <w:ind w:right="49"/>
        <w:jc w:val="both"/>
        <w:rPr>
          <w:rStyle w:val="Textoennegrita"/>
          <w:rFonts w:ascii="Arial" w:hAnsi="Arial" w:cs="Arial"/>
          <w:b w:val="0"/>
        </w:rPr>
      </w:pPr>
    </w:p>
    <w:p w:rsidR="00D27A16" w:rsidRPr="0015600C" w:rsidRDefault="00D27A16" w:rsidP="00701D95">
      <w:pPr>
        <w:ind w:right="49"/>
        <w:jc w:val="both"/>
        <w:rPr>
          <w:rStyle w:val="Textoennegrita"/>
          <w:rFonts w:ascii="Arial" w:hAnsi="Arial" w:cs="Arial"/>
          <w:b w:val="0"/>
        </w:rPr>
      </w:pPr>
    </w:p>
    <w:p w:rsidR="00D27A16" w:rsidRPr="0015600C" w:rsidRDefault="00D27A16" w:rsidP="00701D95">
      <w:pPr>
        <w:ind w:right="49"/>
        <w:jc w:val="both"/>
        <w:rPr>
          <w:rStyle w:val="Textoennegrita"/>
          <w:rFonts w:ascii="Arial" w:hAnsi="Arial" w:cs="Arial"/>
          <w:b w:val="0"/>
        </w:rPr>
      </w:pPr>
    </w:p>
    <w:p w:rsidR="00D27A16" w:rsidRPr="0015600C" w:rsidRDefault="00D27A16" w:rsidP="00701D95">
      <w:pPr>
        <w:ind w:right="49"/>
        <w:jc w:val="both"/>
        <w:rPr>
          <w:rStyle w:val="Textoennegrita"/>
          <w:rFonts w:ascii="Arial" w:hAnsi="Arial" w:cs="Arial"/>
        </w:rPr>
      </w:pPr>
    </w:p>
    <w:p w:rsidR="00C54C0B" w:rsidRPr="0015600C" w:rsidRDefault="00C54C0B" w:rsidP="00701D95">
      <w:pPr>
        <w:ind w:right="49"/>
        <w:jc w:val="both"/>
        <w:rPr>
          <w:rStyle w:val="Textoennegrita"/>
          <w:rFonts w:ascii="Arial" w:hAnsi="Arial" w:cs="Arial"/>
        </w:rPr>
      </w:pPr>
    </w:p>
    <w:p w:rsidR="00C54C0B" w:rsidRPr="0015600C" w:rsidRDefault="00C54C0B" w:rsidP="00701D95">
      <w:pPr>
        <w:ind w:right="49"/>
        <w:jc w:val="both"/>
        <w:rPr>
          <w:rStyle w:val="Textoennegrita"/>
          <w:rFonts w:ascii="Arial" w:hAnsi="Arial" w:cs="Arial"/>
        </w:rPr>
      </w:pPr>
    </w:p>
    <w:p w:rsidR="0023397A" w:rsidRPr="0015600C" w:rsidRDefault="0023397A" w:rsidP="00701D95">
      <w:pPr>
        <w:spacing w:after="200" w:line="276" w:lineRule="auto"/>
        <w:ind w:right="49"/>
        <w:rPr>
          <w:rStyle w:val="Textoennegrita"/>
          <w:rFonts w:ascii="Arial" w:hAnsi="Arial" w:cs="Arial"/>
          <w:u w:val="single"/>
        </w:rPr>
      </w:pPr>
      <w:r w:rsidRPr="0015600C">
        <w:rPr>
          <w:rStyle w:val="Textoennegrita"/>
          <w:rFonts w:ascii="Arial" w:hAnsi="Arial" w:cs="Arial"/>
          <w:u w:val="single"/>
        </w:rPr>
        <w:br w:type="page"/>
      </w:r>
    </w:p>
    <w:p w:rsidR="008D7F58" w:rsidRPr="0015600C" w:rsidRDefault="008D7F58" w:rsidP="00701D95">
      <w:pPr>
        <w:ind w:right="49"/>
        <w:jc w:val="both"/>
        <w:rPr>
          <w:rStyle w:val="Textoennegrita"/>
          <w:rFonts w:ascii="Arial" w:hAnsi="Arial" w:cs="Arial"/>
          <w:u w:val="single"/>
        </w:rPr>
      </w:pPr>
    </w:p>
    <w:p w:rsidR="00C916AF" w:rsidRPr="0015600C" w:rsidRDefault="00C916AF" w:rsidP="00701D95">
      <w:pPr>
        <w:ind w:right="49"/>
        <w:jc w:val="both"/>
        <w:rPr>
          <w:rStyle w:val="Textoennegrita"/>
          <w:rFonts w:ascii="Arial" w:hAnsi="Arial" w:cs="Arial"/>
        </w:rPr>
      </w:pPr>
    </w:p>
    <w:p w:rsidR="00A073C1" w:rsidRPr="0015600C" w:rsidRDefault="00A073C1" w:rsidP="00701D95">
      <w:pPr>
        <w:ind w:right="49"/>
        <w:jc w:val="center"/>
        <w:rPr>
          <w:rStyle w:val="Textoennegrita"/>
          <w:rFonts w:ascii="Arial" w:hAnsi="Arial" w:cs="Arial"/>
        </w:rPr>
      </w:pPr>
    </w:p>
    <w:p w:rsidR="00A073C1" w:rsidRPr="0015600C" w:rsidRDefault="00A073C1" w:rsidP="00701D95">
      <w:pPr>
        <w:ind w:right="49"/>
        <w:jc w:val="center"/>
        <w:rPr>
          <w:rStyle w:val="Textoennegrita"/>
          <w:rFonts w:ascii="Arial" w:hAnsi="Arial" w:cs="Arial"/>
        </w:rPr>
      </w:pPr>
    </w:p>
    <w:p w:rsidR="00A073C1" w:rsidRPr="0015600C" w:rsidRDefault="00A073C1" w:rsidP="00701D95">
      <w:pPr>
        <w:ind w:right="49"/>
        <w:jc w:val="center"/>
        <w:rPr>
          <w:rStyle w:val="Textoennegrita"/>
          <w:rFonts w:ascii="Arial" w:hAnsi="Arial" w:cs="Arial"/>
        </w:rPr>
      </w:pPr>
    </w:p>
    <w:p w:rsidR="00C54C0B" w:rsidRDefault="00B329DD" w:rsidP="002234BA">
      <w:pPr>
        <w:pStyle w:val="Prrafodelista"/>
        <w:numPr>
          <w:ilvl w:val="0"/>
          <w:numId w:val="24"/>
        </w:numPr>
        <w:ind w:right="49"/>
        <w:jc w:val="center"/>
        <w:rPr>
          <w:rStyle w:val="Textoennegrita"/>
          <w:rFonts w:ascii="Arial" w:hAnsi="Arial" w:cs="Arial"/>
        </w:rPr>
      </w:pPr>
      <w:r w:rsidRPr="0015600C">
        <w:rPr>
          <w:rStyle w:val="Textoennegrita"/>
          <w:rFonts w:ascii="Arial" w:hAnsi="Arial" w:cs="Arial"/>
        </w:rPr>
        <w:t>JUSTIFICACIÓN</w:t>
      </w:r>
    </w:p>
    <w:p w:rsidR="00E24B3A" w:rsidRDefault="00E24B3A" w:rsidP="00E24B3A">
      <w:pPr>
        <w:ind w:right="49"/>
        <w:jc w:val="center"/>
        <w:rPr>
          <w:rStyle w:val="Textoennegrita"/>
          <w:rFonts w:ascii="Arial" w:hAnsi="Arial" w:cs="Arial"/>
        </w:rPr>
      </w:pPr>
    </w:p>
    <w:p w:rsidR="00E24B3A" w:rsidRDefault="00E24B3A" w:rsidP="00E24B3A">
      <w:pPr>
        <w:ind w:right="49"/>
        <w:jc w:val="center"/>
        <w:rPr>
          <w:rStyle w:val="Textoennegrita"/>
          <w:rFonts w:ascii="Arial" w:hAnsi="Arial" w:cs="Arial"/>
        </w:rPr>
      </w:pPr>
    </w:p>
    <w:p w:rsidR="00E24B3A" w:rsidRPr="00E24B3A" w:rsidRDefault="00E24B3A" w:rsidP="00E24B3A">
      <w:pPr>
        <w:ind w:right="49"/>
        <w:jc w:val="center"/>
        <w:rPr>
          <w:rStyle w:val="Textoennegrita"/>
          <w:rFonts w:ascii="Arial" w:hAnsi="Arial" w:cs="Arial"/>
        </w:rPr>
      </w:pPr>
    </w:p>
    <w:p w:rsidR="00C54C0B" w:rsidRPr="0015600C" w:rsidRDefault="00C54C0B" w:rsidP="00701D95">
      <w:pPr>
        <w:ind w:right="49"/>
        <w:jc w:val="both"/>
        <w:rPr>
          <w:rStyle w:val="Textoennegrita"/>
          <w:rFonts w:ascii="Arial" w:hAnsi="Arial" w:cs="Arial"/>
        </w:rPr>
      </w:pPr>
    </w:p>
    <w:p w:rsidR="00747CB6" w:rsidRPr="0015600C" w:rsidRDefault="000C3CBF" w:rsidP="00701D95">
      <w:pPr>
        <w:ind w:right="49"/>
        <w:jc w:val="both"/>
        <w:rPr>
          <w:rStyle w:val="Textoennegrita"/>
          <w:rFonts w:ascii="Arial" w:hAnsi="Arial" w:cs="Arial"/>
          <w:b w:val="0"/>
        </w:rPr>
      </w:pPr>
      <w:r w:rsidRPr="0015600C">
        <w:rPr>
          <w:rStyle w:val="Textoennegrita"/>
          <w:rFonts w:ascii="Arial" w:hAnsi="Arial" w:cs="Arial"/>
          <w:b w:val="0"/>
        </w:rPr>
        <w:t>Las PYMES</w:t>
      </w:r>
      <w:r w:rsidR="00747CB6" w:rsidRPr="0015600C">
        <w:rPr>
          <w:rStyle w:val="Textoennegrita"/>
          <w:rFonts w:ascii="Arial" w:hAnsi="Arial" w:cs="Arial"/>
          <w:b w:val="0"/>
        </w:rPr>
        <w:t xml:space="preserve"> gastan mucho tiempo en su proceso de facturación ya que este es muy dispendioso, debido a que aún se r</w:t>
      </w:r>
      <w:r w:rsidRPr="0015600C">
        <w:rPr>
          <w:rStyle w:val="Textoennegrita"/>
          <w:rFonts w:ascii="Arial" w:hAnsi="Arial" w:cs="Arial"/>
          <w:b w:val="0"/>
        </w:rPr>
        <w:t>ealiza este proceso manualmente,</w:t>
      </w:r>
      <w:r w:rsidR="00747CB6" w:rsidRPr="0015600C">
        <w:rPr>
          <w:rStyle w:val="Textoennegrita"/>
          <w:rFonts w:ascii="Arial" w:hAnsi="Arial" w:cs="Arial"/>
          <w:b w:val="0"/>
        </w:rPr>
        <w:t xml:space="preserve"> esto produce en dichas empresas una disminución considerable en la productividad</w:t>
      </w:r>
      <w:r w:rsidRPr="0015600C">
        <w:rPr>
          <w:rStyle w:val="Textoennegrita"/>
          <w:rFonts w:ascii="Arial" w:hAnsi="Arial" w:cs="Arial"/>
          <w:b w:val="0"/>
        </w:rPr>
        <w:t>,</w:t>
      </w:r>
      <w:r w:rsidR="00747CB6" w:rsidRPr="0015600C">
        <w:rPr>
          <w:rStyle w:val="Textoennegrita"/>
          <w:rFonts w:ascii="Arial" w:hAnsi="Arial" w:cs="Arial"/>
          <w:b w:val="0"/>
        </w:rPr>
        <w:t xml:space="preserve"> y por ende</w:t>
      </w:r>
      <w:r w:rsidRPr="0015600C">
        <w:rPr>
          <w:rStyle w:val="Textoennegrita"/>
          <w:rFonts w:ascii="Arial" w:hAnsi="Arial" w:cs="Arial"/>
          <w:b w:val="0"/>
        </w:rPr>
        <w:t>,</w:t>
      </w:r>
      <w:r w:rsidR="00747CB6" w:rsidRPr="0015600C">
        <w:rPr>
          <w:rStyle w:val="Textoennegrita"/>
          <w:rFonts w:ascii="Arial" w:hAnsi="Arial" w:cs="Arial"/>
          <w:b w:val="0"/>
        </w:rPr>
        <w:t xml:space="preserve"> </w:t>
      </w:r>
      <w:r w:rsidRPr="0015600C">
        <w:rPr>
          <w:rStyle w:val="Textoennegrita"/>
          <w:rFonts w:ascii="Arial" w:hAnsi="Arial" w:cs="Arial"/>
          <w:b w:val="0"/>
        </w:rPr>
        <w:t>ingresos bajos, además</w:t>
      </w:r>
      <w:r w:rsidR="00747CB6" w:rsidRPr="0015600C">
        <w:rPr>
          <w:rStyle w:val="Textoennegrita"/>
          <w:rFonts w:ascii="Arial" w:hAnsi="Arial" w:cs="Arial"/>
          <w:b w:val="0"/>
        </w:rPr>
        <w:t xml:space="preserve"> corre</w:t>
      </w:r>
      <w:r w:rsidRPr="0015600C">
        <w:rPr>
          <w:rStyle w:val="Textoennegrita"/>
          <w:rFonts w:ascii="Arial" w:hAnsi="Arial" w:cs="Arial"/>
          <w:b w:val="0"/>
        </w:rPr>
        <w:t>r</w:t>
      </w:r>
      <w:r w:rsidR="00747CB6" w:rsidRPr="0015600C">
        <w:rPr>
          <w:rStyle w:val="Textoennegrita"/>
          <w:rFonts w:ascii="Arial" w:hAnsi="Arial" w:cs="Arial"/>
          <w:b w:val="0"/>
        </w:rPr>
        <w:t xml:space="preserve"> el riesgo del error humano</w:t>
      </w:r>
      <w:r w:rsidR="00FA3CE8" w:rsidRPr="0015600C">
        <w:rPr>
          <w:rStyle w:val="Textoennegrita"/>
          <w:rFonts w:ascii="Arial" w:hAnsi="Arial" w:cs="Arial"/>
          <w:b w:val="0"/>
        </w:rPr>
        <w:t xml:space="preserve"> lo que puede traer como causante</w:t>
      </w:r>
      <w:r w:rsidR="00A314CE" w:rsidRPr="0015600C">
        <w:rPr>
          <w:rStyle w:val="Textoennegrita"/>
          <w:rFonts w:ascii="Arial" w:hAnsi="Arial" w:cs="Arial"/>
          <w:b w:val="0"/>
        </w:rPr>
        <w:t xml:space="preserve"> perdida de</w:t>
      </w:r>
      <w:r w:rsidR="00FA3CE8" w:rsidRPr="0015600C">
        <w:rPr>
          <w:rStyle w:val="Textoennegrita"/>
          <w:rFonts w:ascii="Arial" w:hAnsi="Arial" w:cs="Arial"/>
          <w:b w:val="0"/>
        </w:rPr>
        <w:t xml:space="preserve"> activos.</w:t>
      </w:r>
    </w:p>
    <w:p w:rsidR="00FA3CE8" w:rsidRPr="0015600C" w:rsidRDefault="00FA3CE8" w:rsidP="00701D95">
      <w:pPr>
        <w:ind w:right="49"/>
        <w:jc w:val="both"/>
        <w:rPr>
          <w:rStyle w:val="Textoennegrita"/>
          <w:rFonts w:ascii="Arial" w:hAnsi="Arial" w:cs="Arial"/>
          <w:b w:val="0"/>
        </w:rPr>
      </w:pPr>
    </w:p>
    <w:p w:rsidR="00C401C8" w:rsidRPr="0015600C" w:rsidRDefault="0059782B" w:rsidP="00701D95">
      <w:pPr>
        <w:ind w:right="49"/>
        <w:jc w:val="both"/>
        <w:rPr>
          <w:rStyle w:val="Textoennegrita"/>
          <w:rFonts w:ascii="Arial" w:hAnsi="Arial" w:cs="Arial"/>
          <w:b w:val="0"/>
        </w:rPr>
      </w:pPr>
      <w:r w:rsidRPr="0015600C">
        <w:rPr>
          <w:rStyle w:val="Textoennegrita"/>
          <w:rFonts w:ascii="Arial" w:hAnsi="Arial" w:cs="Arial"/>
          <w:b w:val="0"/>
        </w:rPr>
        <w:t>E</w:t>
      </w:r>
      <w:r w:rsidR="000C3CBF" w:rsidRPr="0015600C">
        <w:rPr>
          <w:rStyle w:val="Textoennegrita"/>
          <w:rFonts w:ascii="Arial" w:hAnsi="Arial" w:cs="Arial"/>
          <w:b w:val="0"/>
        </w:rPr>
        <w:t>ste proyecto</w:t>
      </w:r>
      <w:r w:rsidR="00703C68" w:rsidRPr="0015600C">
        <w:rPr>
          <w:rStyle w:val="Textoennegrita"/>
          <w:rFonts w:ascii="Arial" w:hAnsi="Arial" w:cs="Arial"/>
          <w:b w:val="0"/>
        </w:rPr>
        <w:t xml:space="preserve"> busca</w:t>
      </w:r>
      <w:r w:rsidR="00C54C0B" w:rsidRPr="0015600C">
        <w:rPr>
          <w:rStyle w:val="Textoennegrita"/>
          <w:rFonts w:ascii="Arial" w:hAnsi="Arial" w:cs="Arial"/>
          <w:b w:val="0"/>
        </w:rPr>
        <w:t xml:space="preserve"> mejorar e implementar un sistema de facturación que se adapte fácilmente a las necesidades de los clientes de una empresa en un c</w:t>
      </w:r>
      <w:r w:rsidR="00FE5C48" w:rsidRPr="0015600C">
        <w:rPr>
          <w:rStyle w:val="Textoennegrita"/>
          <w:rFonts w:ascii="Arial" w:hAnsi="Arial" w:cs="Arial"/>
          <w:b w:val="0"/>
        </w:rPr>
        <w:t xml:space="preserve">ampo determinado. </w:t>
      </w:r>
      <w:r w:rsidR="000C3CBF" w:rsidRPr="0015600C">
        <w:rPr>
          <w:rStyle w:val="Textoennegrita"/>
          <w:rFonts w:ascii="Arial" w:hAnsi="Arial" w:cs="Arial"/>
          <w:b w:val="0"/>
        </w:rPr>
        <w:t>Que Incorpore</w:t>
      </w:r>
      <w:r w:rsidR="00FE5C48" w:rsidRPr="0015600C">
        <w:rPr>
          <w:rStyle w:val="Textoennegrita"/>
          <w:rFonts w:ascii="Arial" w:hAnsi="Arial" w:cs="Arial"/>
          <w:b w:val="0"/>
        </w:rPr>
        <w:t xml:space="preserve"> y</w:t>
      </w:r>
      <w:r w:rsidR="000C3CBF" w:rsidRPr="0015600C">
        <w:rPr>
          <w:rStyle w:val="Textoennegrita"/>
          <w:rFonts w:ascii="Arial" w:hAnsi="Arial" w:cs="Arial"/>
          <w:b w:val="0"/>
        </w:rPr>
        <w:t xml:space="preserve"> maneje</w:t>
      </w:r>
      <w:r w:rsidR="00C54C0B" w:rsidRPr="0015600C">
        <w:rPr>
          <w:rStyle w:val="Textoennegrita"/>
          <w:rFonts w:ascii="Arial" w:hAnsi="Arial" w:cs="Arial"/>
          <w:b w:val="0"/>
        </w:rPr>
        <w:t xml:space="preserve"> los </w:t>
      </w:r>
      <w:r w:rsidR="000C3CBF" w:rsidRPr="0015600C">
        <w:rPr>
          <w:rStyle w:val="Textoennegrita"/>
          <w:rFonts w:ascii="Arial" w:hAnsi="Arial" w:cs="Arial"/>
          <w:b w:val="0"/>
        </w:rPr>
        <w:t>avances tecnológicos de los</w:t>
      </w:r>
      <w:r w:rsidR="00C54C0B" w:rsidRPr="0015600C">
        <w:rPr>
          <w:rStyle w:val="Textoennegrita"/>
          <w:rFonts w:ascii="Arial" w:hAnsi="Arial" w:cs="Arial"/>
          <w:b w:val="0"/>
        </w:rPr>
        <w:t xml:space="preserve"> dispositivos móviles</w:t>
      </w:r>
      <w:r w:rsidR="00FE5C48" w:rsidRPr="0015600C">
        <w:rPr>
          <w:rStyle w:val="Textoennegrita"/>
          <w:rFonts w:ascii="Arial" w:hAnsi="Arial" w:cs="Arial"/>
          <w:b w:val="0"/>
        </w:rPr>
        <w:t xml:space="preserve"> como</w:t>
      </w:r>
      <w:r w:rsidR="00C54C0B" w:rsidRPr="0015600C">
        <w:rPr>
          <w:rStyle w:val="Textoennegrita"/>
          <w:rFonts w:ascii="Arial" w:hAnsi="Arial" w:cs="Arial"/>
          <w:b w:val="0"/>
        </w:rPr>
        <w:t xml:space="preserve"> una herramienta de trabajo</w:t>
      </w:r>
      <w:r w:rsidR="00FE5C48" w:rsidRPr="0015600C">
        <w:rPr>
          <w:rStyle w:val="Textoennegrita"/>
          <w:rFonts w:ascii="Arial" w:hAnsi="Arial" w:cs="Arial"/>
          <w:b w:val="0"/>
        </w:rPr>
        <w:t xml:space="preserve"> ágil y </w:t>
      </w:r>
      <w:r w:rsidR="006C5B45" w:rsidRPr="0015600C">
        <w:rPr>
          <w:rStyle w:val="Textoennegrita"/>
          <w:rFonts w:ascii="Arial" w:hAnsi="Arial" w:cs="Arial"/>
          <w:b w:val="0"/>
        </w:rPr>
        <w:t>seguro</w:t>
      </w:r>
      <w:r w:rsidR="000C3CBF" w:rsidRPr="0015600C">
        <w:rPr>
          <w:rStyle w:val="Textoennegrita"/>
          <w:rFonts w:ascii="Arial" w:hAnsi="Arial" w:cs="Arial"/>
          <w:b w:val="0"/>
        </w:rPr>
        <w:t>.  D</w:t>
      </w:r>
      <w:r w:rsidR="00C54C0B" w:rsidRPr="0015600C">
        <w:rPr>
          <w:rStyle w:val="Textoennegrita"/>
          <w:rFonts w:ascii="Arial" w:hAnsi="Arial" w:cs="Arial"/>
          <w:b w:val="0"/>
        </w:rPr>
        <w:t>e esta manera</w:t>
      </w:r>
      <w:r w:rsidR="000C3CBF" w:rsidRPr="0015600C">
        <w:rPr>
          <w:rStyle w:val="Textoennegrita"/>
          <w:rFonts w:ascii="Arial" w:hAnsi="Arial" w:cs="Arial"/>
          <w:b w:val="0"/>
        </w:rPr>
        <w:t>,</w:t>
      </w:r>
      <w:r w:rsidR="00C54C0B" w:rsidRPr="0015600C">
        <w:rPr>
          <w:rStyle w:val="Textoennegrita"/>
          <w:rFonts w:ascii="Arial" w:hAnsi="Arial" w:cs="Arial"/>
          <w:b w:val="0"/>
        </w:rPr>
        <w:t xml:space="preserve"> las pequeñas y medianas empresas puedan realizar este proceso</w:t>
      </w:r>
      <w:r w:rsidR="00FE5C48" w:rsidRPr="0015600C">
        <w:rPr>
          <w:rStyle w:val="Textoennegrita"/>
          <w:rFonts w:ascii="Arial" w:hAnsi="Arial" w:cs="Arial"/>
          <w:b w:val="0"/>
        </w:rPr>
        <w:t>,</w:t>
      </w:r>
      <w:r w:rsidR="000C3CBF" w:rsidRPr="0015600C">
        <w:rPr>
          <w:rStyle w:val="Textoennegrita"/>
          <w:rFonts w:ascii="Arial" w:hAnsi="Arial" w:cs="Arial"/>
          <w:b w:val="0"/>
        </w:rPr>
        <w:t xml:space="preserve"> lo que</w:t>
      </w:r>
      <w:r w:rsidR="00C401C8" w:rsidRPr="0015600C">
        <w:rPr>
          <w:rStyle w:val="Textoennegrita"/>
          <w:rFonts w:ascii="Arial" w:hAnsi="Arial" w:cs="Arial"/>
          <w:b w:val="0"/>
        </w:rPr>
        <w:t xml:space="preserve"> representa</w:t>
      </w:r>
      <w:r w:rsidR="000C3CBF" w:rsidRPr="0015600C">
        <w:rPr>
          <w:rStyle w:val="Textoennegrita"/>
          <w:rFonts w:ascii="Arial" w:hAnsi="Arial" w:cs="Arial"/>
          <w:b w:val="0"/>
        </w:rPr>
        <w:t xml:space="preserve"> un</w:t>
      </w:r>
      <w:r w:rsidR="00C54C0B" w:rsidRPr="0015600C">
        <w:rPr>
          <w:rStyle w:val="Textoennegrita"/>
          <w:rFonts w:ascii="Arial" w:hAnsi="Arial" w:cs="Arial"/>
          <w:b w:val="0"/>
        </w:rPr>
        <w:t xml:space="preserve"> menor costo y tiempo de elaboraci</w:t>
      </w:r>
      <w:r w:rsidR="000C3CBF" w:rsidRPr="0015600C">
        <w:rPr>
          <w:rStyle w:val="Textoennegrita"/>
          <w:rFonts w:ascii="Arial" w:hAnsi="Arial" w:cs="Arial"/>
          <w:b w:val="0"/>
        </w:rPr>
        <w:t>ón de un reporte de facturación. S</w:t>
      </w:r>
      <w:r w:rsidR="00C54C0B" w:rsidRPr="0015600C">
        <w:rPr>
          <w:rStyle w:val="Textoennegrita"/>
          <w:rFonts w:ascii="Arial" w:hAnsi="Arial" w:cs="Arial"/>
          <w:b w:val="0"/>
        </w:rPr>
        <w:t>e tiene como base el fácil acceso a un dispositivo móvil en la actualidad</w:t>
      </w:r>
      <w:r w:rsidR="000C3CBF" w:rsidRPr="0015600C">
        <w:rPr>
          <w:rStyle w:val="Textoennegrita"/>
          <w:rFonts w:ascii="Arial" w:hAnsi="Arial" w:cs="Arial"/>
          <w:b w:val="0"/>
        </w:rPr>
        <w:t>,</w:t>
      </w:r>
      <w:r w:rsidR="00C54C0B" w:rsidRPr="0015600C">
        <w:rPr>
          <w:rStyle w:val="Textoennegrita"/>
          <w:rFonts w:ascii="Arial" w:hAnsi="Arial" w:cs="Arial"/>
          <w:b w:val="0"/>
        </w:rPr>
        <w:t xml:space="preserve"> por eso </w:t>
      </w:r>
      <w:r w:rsidR="00703C68" w:rsidRPr="0015600C">
        <w:rPr>
          <w:rStyle w:val="Textoennegrita"/>
          <w:rFonts w:ascii="Arial" w:hAnsi="Arial" w:cs="Arial"/>
          <w:b w:val="0"/>
        </w:rPr>
        <w:t>se requiere</w:t>
      </w:r>
      <w:r w:rsidR="00C54C0B" w:rsidRPr="0015600C">
        <w:rPr>
          <w:rStyle w:val="Textoennegrita"/>
          <w:rFonts w:ascii="Arial" w:hAnsi="Arial" w:cs="Arial"/>
          <w:b w:val="0"/>
        </w:rPr>
        <w:t xml:space="preserve"> idear este tipo de tecnología. </w:t>
      </w:r>
    </w:p>
    <w:p w:rsidR="00C401C8" w:rsidRPr="0015600C" w:rsidRDefault="00C401C8" w:rsidP="00701D95">
      <w:pPr>
        <w:ind w:right="49"/>
        <w:jc w:val="both"/>
        <w:rPr>
          <w:rStyle w:val="Textoennegrita"/>
          <w:rFonts w:ascii="Arial" w:hAnsi="Arial" w:cs="Arial"/>
          <w:b w:val="0"/>
        </w:rPr>
      </w:pPr>
    </w:p>
    <w:p w:rsidR="000C3CBF" w:rsidRPr="0015600C" w:rsidRDefault="00766CDA" w:rsidP="00701D95">
      <w:pPr>
        <w:ind w:right="49"/>
        <w:jc w:val="both"/>
        <w:rPr>
          <w:rStyle w:val="Textoennegrita"/>
          <w:rFonts w:ascii="Arial" w:hAnsi="Arial" w:cs="Arial"/>
          <w:b w:val="0"/>
        </w:rPr>
      </w:pPr>
      <w:r w:rsidRPr="0015600C">
        <w:rPr>
          <w:rStyle w:val="Textoennegrita"/>
          <w:rFonts w:ascii="Arial" w:hAnsi="Arial" w:cs="Arial"/>
          <w:b w:val="0"/>
        </w:rPr>
        <w:t>El sistema espera suplir las</w:t>
      </w:r>
      <w:r w:rsidR="00C54C0B" w:rsidRPr="0015600C">
        <w:rPr>
          <w:rStyle w:val="Textoennegrita"/>
          <w:rFonts w:ascii="Arial" w:hAnsi="Arial" w:cs="Arial"/>
          <w:b w:val="0"/>
        </w:rPr>
        <w:t xml:space="preserve"> necesidades</w:t>
      </w:r>
      <w:r w:rsidRPr="0015600C">
        <w:rPr>
          <w:rStyle w:val="Textoennegrita"/>
          <w:rFonts w:ascii="Arial" w:hAnsi="Arial" w:cs="Arial"/>
          <w:b w:val="0"/>
        </w:rPr>
        <w:t xml:space="preserve"> de un sector creciente en la economía del país como es el segmento de las PYMES, sector que necesita de innovación tecnológica para seguir avanzando en su consolidación empresarial, en pro de la generación de empleo en el país.</w:t>
      </w:r>
    </w:p>
    <w:p w:rsidR="000C3CBF" w:rsidRPr="0015600C" w:rsidRDefault="000C3CBF" w:rsidP="00701D95">
      <w:pPr>
        <w:ind w:right="49"/>
        <w:jc w:val="both"/>
        <w:rPr>
          <w:rStyle w:val="Textoennegrita"/>
          <w:rFonts w:ascii="Arial" w:hAnsi="Arial" w:cs="Arial"/>
          <w:b w:val="0"/>
        </w:rPr>
      </w:pPr>
    </w:p>
    <w:p w:rsidR="000A3F0F" w:rsidRPr="0015600C" w:rsidRDefault="000A3F0F">
      <w:pPr>
        <w:spacing w:after="200" w:line="276" w:lineRule="auto"/>
        <w:rPr>
          <w:ins w:id="6" w:author="Instructor" w:date="2011-02-16T10:26:00Z"/>
          <w:rStyle w:val="Textoennegrita"/>
          <w:rFonts w:ascii="Arial" w:hAnsi="Arial" w:cs="Arial"/>
          <w:b w:val="0"/>
        </w:rPr>
      </w:pPr>
      <w:ins w:id="7" w:author="Instructor" w:date="2011-02-16T10:26:00Z">
        <w:r w:rsidRPr="0015600C">
          <w:rPr>
            <w:rStyle w:val="Textoennegrita"/>
            <w:rFonts w:ascii="Arial" w:hAnsi="Arial" w:cs="Arial"/>
            <w:b w:val="0"/>
          </w:rPr>
          <w:br w:type="page"/>
        </w:r>
      </w:ins>
    </w:p>
    <w:p w:rsidR="000A3F0F" w:rsidRDefault="00A116C2" w:rsidP="002234BA">
      <w:pPr>
        <w:pStyle w:val="Prrafodelista"/>
        <w:numPr>
          <w:ilvl w:val="0"/>
          <w:numId w:val="24"/>
        </w:numPr>
        <w:ind w:right="49"/>
        <w:jc w:val="center"/>
        <w:rPr>
          <w:rStyle w:val="Textoennegrita"/>
          <w:rFonts w:ascii="Arial" w:hAnsi="Arial" w:cs="Arial"/>
        </w:rPr>
      </w:pPr>
      <w:r>
        <w:rPr>
          <w:rStyle w:val="Textoennegrita"/>
          <w:rFonts w:ascii="Arial" w:hAnsi="Arial" w:cs="Arial"/>
        </w:rPr>
        <w:lastRenderedPageBreak/>
        <w:t>DELIMITACIÓN  Y ALCANCE</w:t>
      </w:r>
    </w:p>
    <w:p w:rsidR="00E24B3A" w:rsidRDefault="00E24B3A" w:rsidP="00E24B3A">
      <w:pPr>
        <w:ind w:right="49"/>
        <w:jc w:val="center"/>
        <w:rPr>
          <w:rStyle w:val="Textoennegrita"/>
          <w:rFonts w:ascii="Arial" w:hAnsi="Arial" w:cs="Arial"/>
        </w:rPr>
      </w:pPr>
    </w:p>
    <w:p w:rsidR="00E24B3A" w:rsidRDefault="00E24B3A" w:rsidP="00E24B3A">
      <w:pPr>
        <w:ind w:right="49"/>
        <w:jc w:val="center"/>
        <w:rPr>
          <w:rStyle w:val="Textoennegrita"/>
          <w:rFonts w:ascii="Arial" w:hAnsi="Arial" w:cs="Arial"/>
        </w:rPr>
      </w:pPr>
    </w:p>
    <w:p w:rsidR="00E24B3A" w:rsidRPr="00E24B3A" w:rsidRDefault="00E24B3A" w:rsidP="00E24B3A">
      <w:pPr>
        <w:ind w:right="49"/>
        <w:jc w:val="center"/>
        <w:rPr>
          <w:rStyle w:val="Textoennegrita"/>
          <w:rFonts w:ascii="Arial" w:hAnsi="Arial" w:cs="Arial"/>
        </w:rPr>
      </w:pPr>
    </w:p>
    <w:p w:rsidR="000A3F0F" w:rsidRPr="0015600C" w:rsidRDefault="000A3F0F" w:rsidP="000A3F0F">
      <w:pPr>
        <w:ind w:right="49"/>
        <w:jc w:val="both"/>
        <w:rPr>
          <w:rStyle w:val="Textoennegrita"/>
          <w:rFonts w:ascii="Arial" w:hAnsi="Arial" w:cs="Arial"/>
        </w:rPr>
      </w:pPr>
    </w:p>
    <w:p w:rsidR="000A3F0F" w:rsidRPr="0015600C" w:rsidRDefault="000A3F0F" w:rsidP="000A3F0F">
      <w:pPr>
        <w:pStyle w:val="Textoindependiente"/>
        <w:ind w:right="49"/>
        <w:rPr>
          <w:rStyle w:val="Textoennegrita"/>
          <w:rFonts w:ascii="Arial" w:hAnsi="Arial" w:cs="Arial"/>
          <w:b w:val="0"/>
          <w:sz w:val="24"/>
          <w:szCs w:val="24"/>
        </w:rPr>
      </w:pPr>
      <w:r w:rsidRPr="0015600C">
        <w:rPr>
          <w:rStyle w:val="Textoennegrita"/>
          <w:rFonts w:ascii="Arial" w:hAnsi="Arial" w:cs="Arial"/>
          <w:b w:val="0"/>
          <w:sz w:val="24"/>
          <w:szCs w:val="24"/>
        </w:rPr>
        <w:t>Es identificar los límites y restricciones dentro de los cuales van a moverse el proyecto o la  investigación.</w:t>
      </w:r>
    </w:p>
    <w:p w:rsidR="000A3F0F" w:rsidRPr="0015600C" w:rsidRDefault="000A3F0F" w:rsidP="000A3F0F">
      <w:pPr>
        <w:ind w:right="49"/>
        <w:jc w:val="both"/>
        <w:rPr>
          <w:rStyle w:val="Textoennegrita"/>
          <w:rFonts w:ascii="Arial" w:hAnsi="Arial" w:cs="Arial"/>
        </w:rPr>
      </w:pPr>
    </w:p>
    <w:p w:rsidR="000A3F0F" w:rsidRPr="0015600C" w:rsidRDefault="000A3F0F" w:rsidP="002234BA">
      <w:pPr>
        <w:pStyle w:val="Prrafodelista"/>
        <w:numPr>
          <w:ilvl w:val="0"/>
          <w:numId w:val="28"/>
        </w:numPr>
        <w:tabs>
          <w:tab w:val="left" w:pos="284"/>
        </w:tabs>
        <w:ind w:right="51"/>
        <w:jc w:val="both"/>
        <w:rPr>
          <w:rStyle w:val="Textoennegrita"/>
          <w:rFonts w:ascii="Arial" w:hAnsi="Arial" w:cs="Arial"/>
        </w:rPr>
      </w:pPr>
      <w:r w:rsidRPr="0015600C">
        <w:rPr>
          <w:rStyle w:val="Textoennegrita"/>
          <w:rFonts w:ascii="Arial" w:hAnsi="Arial" w:cs="Arial"/>
        </w:rPr>
        <w:t>Espacial</w:t>
      </w:r>
      <w:r w:rsidRPr="0015600C">
        <w:rPr>
          <w:rStyle w:val="Textoennegrita"/>
          <w:rFonts w:ascii="Arial" w:hAnsi="Arial" w:cs="Arial"/>
          <w:b w:val="0"/>
        </w:rPr>
        <w:t xml:space="preserve">. El desarrollo se desenvolverá en los ambientes de aprendizaje SENA  ya que es la institución de aprendizaje encargada de brindar el apoyo en conocimiento involucrando con un 90% de la asesoría para la creación del software donde  se cuenta con la asesoría de personas capacitadas como instructores y talleres que permiten resolver cualquier duda de los avances del proyecto. Este desarrollo se  aplica en una  empresa mediana la cual se caracteriza por ser generadora de facturas de ventas. </w:t>
      </w:r>
    </w:p>
    <w:p w:rsidR="000A3F0F" w:rsidRPr="0015600C" w:rsidRDefault="000A3F0F" w:rsidP="00C43AB2">
      <w:pPr>
        <w:pStyle w:val="Prrafodelista"/>
        <w:ind w:left="0" w:right="51" w:hanging="426"/>
        <w:jc w:val="both"/>
        <w:rPr>
          <w:rStyle w:val="Textoennegrita"/>
          <w:rFonts w:ascii="Arial" w:hAnsi="Arial" w:cs="Arial"/>
        </w:rPr>
      </w:pPr>
    </w:p>
    <w:p w:rsidR="000A3F0F" w:rsidRPr="00BE19A5" w:rsidRDefault="000A3F0F" w:rsidP="002234BA">
      <w:pPr>
        <w:pStyle w:val="Prrafodelista"/>
        <w:numPr>
          <w:ilvl w:val="0"/>
          <w:numId w:val="28"/>
        </w:numPr>
        <w:ind w:right="49"/>
        <w:jc w:val="both"/>
        <w:rPr>
          <w:rStyle w:val="Textoennegrita"/>
          <w:rFonts w:ascii="Arial" w:hAnsi="Arial" w:cs="Arial"/>
          <w:b w:val="0"/>
        </w:rPr>
      </w:pPr>
      <w:r w:rsidRPr="00BE19A5">
        <w:rPr>
          <w:rStyle w:val="Textoennegrita"/>
          <w:rFonts w:ascii="Arial" w:hAnsi="Arial" w:cs="Arial"/>
        </w:rPr>
        <w:t xml:space="preserve">Cronológica. </w:t>
      </w:r>
      <w:r w:rsidR="00C43AB2" w:rsidRPr="00BE19A5">
        <w:rPr>
          <w:rStyle w:val="Textoennegrita"/>
          <w:rFonts w:ascii="Arial" w:hAnsi="Arial" w:cs="Arial"/>
          <w:b w:val="0"/>
        </w:rPr>
        <w:t>El proyecto se debe implementar en</w:t>
      </w:r>
      <w:r w:rsidR="00C43AB2" w:rsidRPr="00BE19A5">
        <w:rPr>
          <w:rStyle w:val="Textoennegrita"/>
          <w:rFonts w:ascii="Arial" w:hAnsi="Arial" w:cs="Arial"/>
        </w:rPr>
        <w:t xml:space="preserve"> </w:t>
      </w:r>
      <w:r w:rsidRPr="00BE19A5">
        <w:rPr>
          <w:rStyle w:val="Textoennegrita"/>
          <w:rFonts w:ascii="Arial" w:hAnsi="Arial" w:cs="Arial"/>
          <w:b w:val="0"/>
        </w:rPr>
        <w:t>18 meses donde dividid</w:t>
      </w:r>
      <w:r w:rsidR="00C43AB2" w:rsidRPr="00BE19A5">
        <w:rPr>
          <w:rStyle w:val="Textoennegrita"/>
          <w:rFonts w:ascii="Arial" w:hAnsi="Arial" w:cs="Arial"/>
          <w:b w:val="0"/>
        </w:rPr>
        <w:t>o</w:t>
      </w:r>
      <w:r w:rsidRPr="00BE19A5">
        <w:rPr>
          <w:rStyle w:val="Textoennegrita"/>
          <w:rFonts w:ascii="Arial" w:hAnsi="Arial" w:cs="Arial"/>
          <w:b w:val="0"/>
        </w:rPr>
        <w:t xml:space="preserve">s </w:t>
      </w:r>
      <w:r w:rsidR="00C43AB2" w:rsidRPr="00BE19A5">
        <w:rPr>
          <w:rStyle w:val="Textoennegrita"/>
          <w:rFonts w:ascii="Arial" w:hAnsi="Arial" w:cs="Arial"/>
          <w:b w:val="0"/>
        </w:rPr>
        <w:t>en</w:t>
      </w:r>
      <w:r w:rsidRPr="00BE19A5">
        <w:rPr>
          <w:rStyle w:val="Textoennegrita"/>
          <w:rFonts w:ascii="Arial" w:hAnsi="Arial" w:cs="Arial"/>
          <w:b w:val="0"/>
        </w:rPr>
        <w:t xml:space="preserve"> fases de</w:t>
      </w:r>
      <w:r w:rsidR="00C43AB2" w:rsidRPr="00BE19A5">
        <w:rPr>
          <w:rStyle w:val="Textoennegrita"/>
          <w:rFonts w:ascii="Arial" w:hAnsi="Arial" w:cs="Arial"/>
          <w:b w:val="0"/>
        </w:rPr>
        <w:t>:</w:t>
      </w:r>
      <w:r w:rsidRPr="00BE19A5">
        <w:rPr>
          <w:rStyle w:val="Textoennegrita"/>
          <w:rFonts w:ascii="Arial" w:hAnsi="Arial" w:cs="Arial"/>
          <w:b w:val="0"/>
        </w:rPr>
        <w:t xml:space="preserve"> </w:t>
      </w:r>
    </w:p>
    <w:p w:rsidR="00C43AB2" w:rsidRPr="0015600C" w:rsidRDefault="00C43AB2" w:rsidP="00C43AB2">
      <w:pPr>
        <w:pStyle w:val="Prrafodelista"/>
        <w:rPr>
          <w:rStyle w:val="Textoennegrita"/>
          <w:rFonts w:ascii="Arial" w:hAnsi="Arial" w:cs="Arial"/>
          <w:b w:val="0"/>
        </w:rPr>
      </w:pPr>
    </w:p>
    <w:p w:rsidR="000A3F0F" w:rsidRPr="0015600C" w:rsidRDefault="000A3F0F" w:rsidP="002234BA">
      <w:pPr>
        <w:pStyle w:val="Prrafodelista"/>
        <w:numPr>
          <w:ilvl w:val="0"/>
          <w:numId w:val="27"/>
        </w:numPr>
        <w:tabs>
          <w:tab w:val="left" w:pos="567"/>
        </w:tabs>
        <w:ind w:right="49"/>
        <w:rPr>
          <w:rStyle w:val="Textoennegrita"/>
          <w:rFonts w:ascii="Arial" w:hAnsi="Arial" w:cs="Arial"/>
          <w:b w:val="0"/>
        </w:rPr>
      </w:pPr>
      <w:r w:rsidRPr="0015600C">
        <w:rPr>
          <w:rStyle w:val="Textoennegrita"/>
          <w:rFonts w:ascii="Arial" w:hAnsi="Arial" w:cs="Arial"/>
          <w:b w:val="0"/>
        </w:rPr>
        <w:t>Análisis</w:t>
      </w:r>
    </w:p>
    <w:p w:rsidR="000A3F0F" w:rsidRPr="0015600C" w:rsidRDefault="000A3F0F" w:rsidP="002234BA">
      <w:pPr>
        <w:pStyle w:val="Prrafodelista"/>
        <w:numPr>
          <w:ilvl w:val="0"/>
          <w:numId w:val="27"/>
        </w:numPr>
        <w:tabs>
          <w:tab w:val="left" w:pos="567"/>
        </w:tabs>
        <w:ind w:right="49"/>
        <w:rPr>
          <w:rStyle w:val="Textoennegrita"/>
          <w:rFonts w:ascii="Arial" w:hAnsi="Arial" w:cs="Arial"/>
          <w:b w:val="0"/>
        </w:rPr>
      </w:pPr>
      <w:r w:rsidRPr="0015600C">
        <w:rPr>
          <w:rStyle w:val="Textoennegrita"/>
          <w:rFonts w:ascii="Arial" w:hAnsi="Arial" w:cs="Arial"/>
          <w:b w:val="0"/>
        </w:rPr>
        <w:t>Diseño</w:t>
      </w:r>
    </w:p>
    <w:p w:rsidR="000A3F0F" w:rsidRPr="0015600C" w:rsidRDefault="000A3F0F" w:rsidP="002234BA">
      <w:pPr>
        <w:pStyle w:val="Prrafodelista"/>
        <w:numPr>
          <w:ilvl w:val="0"/>
          <w:numId w:val="27"/>
        </w:numPr>
        <w:tabs>
          <w:tab w:val="left" w:pos="567"/>
        </w:tabs>
        <w:ind w:right="49"/>
        <w:rPr>
          <w:rStyle w:val="Textoennegrita"/>
          <w:rFonts w:ascii="Arial" w:hAnsi="Arial" w:cs="Arial"/>
          <w:b w:val="0"/>
        </w:rPr>
      </w:pPr>
      <w:r w:rsidRPr="0015600C">
        <w:rPr>
          <w:rStyle w:val="Textoennegrita"/>
          <w:rFonts w:ascii="Arial" w:hAnsi="Arial" w:cs="Arial"/>
          <w:b w:val="0"/>
        </w:rPr>
        <w:t>Desarrollo</w:t>
      </w:r>
    </w:p>
    <w:p w:rsidR="000A3F0F" w:rsidRPr="0015600C" w:rsidRDefault="000A3F0F" w:rsidP="002234BA">
      <w:pPr>
        <w:pStyle w:val="Prrafodelista"/>
        <w:numPr>
          <w:ilvl w:val="0"/>
          <w:numId w:val="27"/>
        </w:numPr>
        <w:tabs>
          <w:tab w:val="left" w:pos="567"/>
        </w:tabs>
        <w:ind w:right="49"/>
        <w:rPr>
          <w:rStyle w:val="Textoennegrita"/>
          <w:rFonts w:ascii="Arial" w:hAnsi="Arial" w:cs="Arial"/>
          <w:b w:val="0"/>
        </w:rPr>
      </w:pPr>
      <w:r w:rsidRPr="0015600C">
        <w:rPr>
          <w:rStyle w:val="Textoennegrita"/>
          <w:rFonts w:ascii="Arial" w:hAnsi="Arial" w:cs="Arial"/>
          <w:b w:val="0"/>
        </w:rPr>
        <w:t>Pruebas de la aplicación</w:t>
      </w:r>
    </w:p>
    <w:p w:rsidR="000A3F0F" w:rsidRPr="0015600C" w:rsidRDefault="000A3F0F" w:rsidP="002234BA">
      <w:pPr>
        <w:pStyle w:val="Prrafodelista"/>
        <w:numPr>
          <w:ilvl w:val="0"/>
          <w:numId w:val="27"/>
        </w:numPr>
        <w:tabs>
          <w:tab w:val="left" w:pos="567"/>
        </w:tabs>
        <w:ind w:right="49"/>
        <w:rPr>
          <w:rStyle w:val="Textoennegrita"/>
          <w:rFonts w:ascii="Arial" w:hAnsi="Arial" w:cs="Arial"/>
          <w:b w:val="0"/>
        </w:rPr>
      </w:pPr>
      <w:r w:rsidRPr="0015600C">
        <w:rPr>
          <w:rStyle w:val="Textoennegrita"/>
          <w:rFonts w:ascii="Arial" w:hAnsi="Arial" w:cs="Arial"/>
          <w:b w:val="0"/>
        </w:rPr>
        <w:t>Implantación del sistema de información</w:t>
      </w:r>
    </w:p>
    <w:p w:rsidR="000A3F0F" w:rsidRPr="0015600C" w:rsidRDefault="000A3F0F" w:rsidP="002234BA">
      <w:pPr>
        <w:pStyle w:val="Prrafodelista"/>
        <w:numPr>
          <w:ilvl w:val="0"/>
          <w:numId w:val="27"/>
        </w:numPr>
        <w:tabs>
          <w:tab w:val="left" w:pos="567"/>
        </w:tabs>
        <w:ind w:right="49"/>
        <w:jc w:val="both"/>
        <w:rPr>
          <w:rStyle w:val="Textoennegrita"/>
          <w:rFonts w:ascii="Arial" w:hAnsi="Arial" w:cs="Arial"/>
          <w:b w:val="0"/>
        </w:rPr>
      </w:pPr>
      <w:r w:rsidRPr="0015600C">
        <w:rPr>
          <w:rStyle w:val="Textoennegrita"/>
          <w:rFonts w:ascii="Arial" w:hAnsi="Arial" w:cs="Arial"/>
          <w:b w:val="0"/>
        </w:rPr>
        <w:t>Plan de mantenimiento y soporte de la aplicación (Plan de copias de seguridad)</w:t>
      </w:r>
    </w:p>
    <w:p w:rsidR="000A3F0F" w:rsidRPr="0015600C" w:rsidRDefault="000A3F0F" w:rsidP="000A3F0F">
      <w:pPr>
        <w:ind w:right="49"/>
        <w:jc w:val="both"/>
        <w:rPr>
          <w:rStyle w:val="Textoennegrita"/>
          <w:rFonts w:ascii="Arial" w:hAnsi="Arial" w:cs="Arial"/>
        </w:rPr>
      </w:pPr>
    </w:p>
    <w:p w:rsidR="000A3F0F" w:rsidRPr="0015600C" w:rsidRDefault="000A3F0F" w:rsidP="00BE19A5">
      <w:pPr>
        <w:ind w:left="720" w:right="49"/>
        <w:jc w:val="both"/>
        <w:rPr>
          <w:rStyle w:val="Textoennegrita"/>
          <w:rFonts w:ascii="Arial" w:hAnsi="Arial" w:cs="Arial"/>
          <w:b w:val="0"/>
        </w:rPr>
      </w:pPr>
      <w:r w:rsidRPr="0015600C">
        <w:rPr>
          <w:rStyle w:val="Textoennegrita"/>
          <w:rFonts w:ascii="Arial" w:hAnsi="Arial" w:cs="Arial"/>
          <w:b w:val="0"/>
        </w:rPr>
        <w:t>Todas estas actividades estarán documentadas por diagramas de Gantt y Project en donde permitirá visualizar los avances alcanzados y el tiempo empleado para el desarrollo de cada fase.</w:t>
      </w:r>
    </w:p>
    <w:p w:rsidR="000A3F0F" w:rsidRPr="0015600C" w:rsidRDefault="000A3F0F" w:rsidP="000A3F0F">
      <w:pPr>
        <w:ind w:right="49"/>
        <w:jc w:val="both"/>
        <w:rPr>
          <w:rStyle w:val="Textoennegrita"/>
          <w:rFonts w:ascii="Arial" w:hAnsi="Arial" w:cs="Arial"/>
        </w:rPr>
      </w:pPr>
    </w:p>
    <w:p w:rsidR="000A3F0F" w:rsidRPr="00BE19A5" w:rsidRDefault="000A3F0F" w:rsidP="002234BA">
      <w:pPr>
        <w:pStyle w:val="Prrafodelista"/>
        <w:numPr>
          <w:ilvl w:val="0"/>
          <w:numId w:val="29"/>
        </w:numPr>
        <w:ind w:right="49"/>
        <w:jc w:val="both"/>
        <w:rPr>
          <w:rStyle w:val="Textoennegrita"/>
          <w:rFonts w:ascii="Arial" w:hAnsi="Arial" w:cs="Arial"/>
          <w:b w:val="0"/>
        </w:rPr>
      </w:pPr>
      <w:r w:rsidRPr="00BE19A5">
        <w:rPr>
          <w:rStyle w:val="Textoennegrita"/>
          <w:rFonts w:ascii="Arial" w:hAnsi="Arial" w:cs="Arial"/>
        </w:rPr>
        <w:t xml:space="preserve">Conceptual. </w:t>
      </w:r>
      <w:r w:rsidRPr="00BE19A5">
        <w:rPr>
          <w:rStyle w:val="Textoennegrita"/>
          <w:rFonts w:ascii="Arial" w:hAnsi="Arial" w:cs="Arial"/>
          <w:b w:val="0"/>
        </w:rPr>
        <w:t>El sistema tendrá que manejar como aspecto final el poder consultar una factura desde u</w:t>
      </w:r>
      <w:r w:rsidR="00B91C50" w:rsidRPr="00BE19A5">
        <w:rPr>
          <w:rStyle w:val="Textoennegrita"/>
          <w:rFonts w:ascii="Arial" w:hAnsi="Arial" w:cs="Arial"/>
          <w:b w:val="0"/>
        </w:rPr>
        <w:t>na página web por parte del</w:t>
      </w:r>
      <w:r w:rsidRPr="00BE19A5">
        <w:rPr>
          <w:rStyle w:val="Textoennegrita"/>
          <w:rFonts w:ascii="Arial" w:hAnsi="Arial" w:cs="Arial"/>
          <w:b w:val="0"/>
        </w:rPr>
        <w:t xml:space="preserve"> cliente para el cual será diseñado exclusivamente nuestro sistema de información. No se tendrá en cuenta para nuestro sistema elementos de kardex ya que no siempre vamos a contar con una conexión a internet impidiendo</w:t>
      </w:r>
      <w:r w:rsidR="00B91C50" w:rsidRPr="00BE19A5">
        <w:rPr>
          <w:rStyle w:val="Textoennegrita"/>
          <w:rFonts w:ascii="Arial" w:hAnsi="Arial" w:cs="Arial"/>
          <w:b w:val="0"/>
        </w:rPr>
        <w:t xml:space="preserve"> así la actualización de la base de datos</w:t>
      </w:r>
      <w:r w:rsidRPr="00BE19A5">
        <w:rPr>
          <w:rStyle w:val="Textoennegrita"/>
          <w:rFonts w:ascii="Arial" w:hAnsi="Arial" w:cs="Arial"/>
          <w:b w:val="0"/>
        </w:rPr>
        <w:t>.</w:t>
      </w:r>
    </w:p>
    <w:p w:rsidR="000A3F0F" w:rsidRPr="0015600C" w:rsidRDefault="000A3F0F" w:rsidP="000A3F0F">
      <w:pPr>
        <w:ind w:right="49"/>
        <w:jc w:val="both"/>
        <w:rPr>
          <w:rStyle w:val="Textoennegrita"/>
          <w:rFonts w:ascii="Arial" w:hAnsi="Arial" w:cs="Arial"/>
          <w:b w:val="0"/>
        </w:rPr>
      </w:pPr>
    </w:p>
    <w:p w:rsidR="000A3F0F" w:rsidRPr="00BE19A5" w:rsidRDefault="000A3F0F" w:rsidP="002234BA">
      <w:pPr>
        <w:pStyle w:val="Prrafodelista"/>
        <w:numPr>
          <w:ilvl w:val="0"/>
          <w:numId w:val="29"/>
        </w:numPr>
        <w:ind w:right="49"/>
        <w:jc w:val="both"/>
        <w:rPr>
          <w:rStyle w:val="Textoennegrita"/>
          <w:rFonts w:ascii="Arial" w:hAnsi="Arial" w:cs="Arial"/>
        </w:rPr>
      </w:pPr>
      <w:r w:rsidRPr="00BE19A5">
        <w:rPr>
          <w:rStyle w:val="Textoennegrita"/>
          <w:rFonts w:ascii="Arial" w:hAnsi="Arial" w:cs="Arial"/>
        </w:rPr>
        <w:t xml:space="preserve">Financiera. </w:t>
      </w:r>
      <w:r w:rsidRPr="00BE19A5">
        <w:rPr>
          <w:rStyle w:val="Textoennegrita"/>
          <w:rFonts w:ascii="Arial" w:hAnsi="Arial" w:cs="Arial"/>
          <w:b w:val="0"/>
        </w:rPr>
        <w:t xml:space="preserve">Se calculan los recursos requeridos, el presupuesto que se va a invertir en el proyecto. Es importante  considerar los aspectos de Factibilidad económica, el VPN (Valor presente neto),  el punto de </w:t>
      </w:r>
      <w:r w:rsidRPr="00BE19A5">
        <w:rPr>
          <w:rStyle w:val="Textoennegrita"/>
          <w:rFonts w:ascii="Arial" w:hAnsi="Arial" w:cs="Arial"/>
          <w:b w:val="0"/>
        </w:rPr>
        <w:lastRenderedPageBreak/>
        <w:t>equilibrio. Para nuestro desarrollo contaremos con un presupuesto no menos de (doce millones de pesos) el cual será invertido en la compra de una estación de trabajo, software licenciado, dispositivo móvil para las pruebas la mano de obra y otros gastos consumibles.</w:t>
      </w:r>
    </w:p>
    <w:p w:rsidR="000A3F0F" w:rsidRPr="0015600C" w:rsidRDefault="000A3F0F">
      <w:pPr>
        <w:spacing w:after="200" w:line="276" w:lineRule="auto"/>
        <w:rPr>
          <w:rStyle w:val="Textoennegrita"/>
          <w:rFonts w:ascii="Arial" w:hAnsi="Arial" w:cs="Arial"/>
        </w:rPr>
      </w:pPr>
      <w:r w:rsidRPr="0015600C">
        <w:rPr>
          <w:rStyle w:val="Textoennegrita"/>
          <w:rFonts w:ascii="Arial" w:hAnsi="Arial" w:cs="Arial"/>
        </w:rPr>
        <w:br w:type="page"/>
      </w:r>
    </w:p>
    <w:p w:rsidR="000C3CBF" w:rsidRDefault="00766CDA" w:rsidP="002234BA">
      <w:pPr>
        <w:pStyle w:val="Prrafodelista"/>
        <w:numPr>
          <w:ilvl w:val="0"/>
          <w:numId w:val="24"/>
        </w:numPr>
        <w:ind w:right="49"/>
        <w:jc w:val="center"/>
        <w:rPr>
          <w:rStyle w:val="Textoennegrita"/>
          <w:rFonts w:ascii="Arial" w:hAnsi="Arial" w:cs="Arial"/>
        </w:rPr>
      </w:pPr>
      <w:r w:rsidRPr="0015600C">
        <w:rPr>
          <w:rStyle w:val="Textoennegrita"/>
          <w:rFonts w:ascii="Arial" w:hAnsi="Arial" w:cs="Arial"/>
        </w:rPr>
        <w:lastRenderedPageBreak/>
        <w:t xml:space="preserve">ESTUDIO DE </w:t>
      </w:r>
      <w:r w:rsidR="00733C0A" w:rsidRPr="0015600C">
        <w:rPr>
          <w:rStyle w:val="Textoennegrita"/>
          <w:rFonts w:ascii="Arial" w:hAnsi="Arial" w:cs="Arial"/>
        </w:rPr>
        <w:t>VIABILIDAD</w:t>
      </w:r>
    </w:p>
    <w:p w:rsidR="00E24B3A" w:rsidRDefault="00E24B3A" w:rsidP="006C5B45">
      <w:pPr>
        <w:pStyle w:val="Prrafodelista"/>
        <w:ind w:left="0" w:right="49"/>
        <w:jc w:val="center"/>
        <w:rPr>
          <w:rStyle w:val="Textoennegrita"/>
          <w:rFonts w:ascii="Arial" w:hAnsi="Arial" w:cs="Arial"/>
        </w:rPr>
      </w:pPr>
    </w:p>
    <w:p w:rsidR="00E24B3A" w:rsidRDefault="00E24B3A" w:rsidP="006C5B45">
      <w:pPr>
        <w:pStyle w:val="Prrafodelista"/>
        <w:ind w:left="0" w:right="49"/>
        <w:jc w:val="center"/>
        <w:rPr>
          <w:rStyle w:val="Textoennegrita"/>
          <w:rFonts w:ascii="Arial" w:hAnsi="Arial" w:cs="Arial"/>
        </w:rPr>
      </w:pPr>
    </w:p>
    <w:p w:rsidR="00E24B3A" w:rsidRDefault="00E24B3A" w:rsidP="006C5B45">
      <w:pPr>
        <w:pStyle w:val="Prrafodelista"/>
        <w:ind w:left="0" w:right="49"/>
        <w:jc w:val="center"/>
        <w:rPr>
          <w:rStyle w:val="Textoennegrita"/>
          <w:rFonts w:ascii="Arial" w:hAnsi="Arial" w:cs="Arial"/>
        </w:rPr>
      </w:pPr>
    </w:p>
    <w:p w:rsidR="00E24B3A" w:rsidRPr="0015600C" w:rsidRDefault="00E24B3A" w:rsidP="006C5B45">
      <w:pPr>
        <w:pStyle w:val="Prrafodelista"/>
        <w:ind w:left="0" w:right="49"/>
        <w:jc w:val="center"/>
        <w:rPr>
          <w:rStyle w:val="Textoennegrita"/>
          <w:rFonts w:ascii="Arial" w:hAnsi="Arial" w:cs="Arial"/>
        </w:rPr>
      </w:pPr>
    </w:p>
    <w:p w:rsidR="000C3CBF" w:rsidRPr="0015600C" w:rsidRDefault="000C3CBF" w:rsidP="00701D95">
      <w:pPr>
        <w:ind w:right="49"/>
        <w:jc w:val="both"/>
        <w:rPr>
          <w:rStyle w:val="Textoennegrita"/>
          <w:rFonts w:ascii="Arial" w:hAnsi="Arial" w:cs="Arial"/>
          <w:u w:val="single"/>
        </w:rPr>
      </w:pPr>
    </w:p>
    <w:p w:rsidR="000C3CBF" w:rsidRPr="0015600C" w:rsidRDefault="000C3CBF" w:rsidP="00701D95">
      <w:pPr>
        <w:ind w:right="49"/>
        <w:rPr>
          <w:rFonts w:ascii="Arial" w:hAnsi="Arial" w:cs="Arial"/>
          <w:lang w:val="es-ES"/>
        </w:rPr>
      </w:pPr>
      <w:r w:rsidRPr="0015600C">
        <w:rPr>
          <w:rFonts w:ascii="Arial" w:hAnsi="Arial" w:cs="Arial"/>
          <w:lang w:val="es-ES"/>
        </w:rPr>
        <w:t>En la actualidad son muy pocas las empresas que utilizan las TIC para agilizar el proceso de facturaci</w:t>
      </w:r>
      <w:r w:rsidR="00766CDA" w:rsidRPr="0015600C">
        <w:rPr>
          <w:rFonts w:ascii="Arial" w:hAnsi="Arial" w:cs="Arial"/>
          <w:lang w:val="es-ES"/>
        </w:rPr>
        <w:t>ón debido a</w:t>
      </w:r>
      <w:r w:rsidR="00701D95" w:rsidRPr="0015600C">
        <w:rPr>
          <w:rFonts w:ascii="Arial" w:hAnsi="Arial" w:cs="Arial"/>
          <w:lang w:val="es-ES"/>
        </w:rPr>
        <w:t>l</w:t>
      </w:r>
      <w:r w:rsidR="00766CDA" w:rsidRPr="0015600C">
        <w:rPr>
          <w:rFonts w:ascii="Arial" w:hAnsi="Arial" w:cs="Arial"/>
          <w:lang w:val="es-ES"/>
        </w:rPr>
        <w:t xml:space="preserve"> alto costo para las</w:t>
      </w:r>
      <w:r w:rsidRPr="0015600C">
        <w:rPr>
          <w:rFonts w:ascii="Arial" w:hAnsi="Arial" w:cs="Arial"/>
          <w:lang w:val="es-ES"/>
        </w:rPr>
        <w:t xml:space="preserve"> PYMES</w:t>
      </w:r>
      <w:r w:rsidR="00766CDA" w:rsidRPr="0015600C">
        <w:rPr>
          <w:rFonts w:ascii="Arial" w:hAnsi="Arial" w:cs="Arial"/>
          <w:lang w:val="es-ES"/>
        </w:rPr>
        <w:t>.</w:t>
      </w:r>
    </w:p>
    <w:p w:rsidR="000C3CBF" w:rsidRPr="0015600C" w:rsidRDefault="000C3CBF" w:rsidP="00701D95">
      <w:pPr>
        <w:ind w:right="49"/>
        <w:rPr>
          <w:rFonts w:ascii="Arial" w:hAnsi="Arial" w:cs="Arial"/>
          <w:lang w:val="es-ES"/>
        </w:rPr>
      </w:pPr>
    </w:p>
    <w:p w:rsidR="000C3CBF" w:rsidRPr="0015600C" w:rsidRDefault="000C3CBF" w:rsidP="00701D95">
      <w:pPr>
        <w:ind w:right="49"/>
        <w:jc w:val="both"/>
        <w:rPr>
          <w:rStyle w:val="Textoennegrita"/>
          <w:rFonts w:ascii="Arial" w:hAnsi="Arial" w:cs="Arial"/>
          <w:b w:val="0"/>
        </w:rPr>
      </w:pPr>
      <w:r w:rsidRPr="0015600C">
        <w:rPr>
          <w:rStyle w:val="Textoennegrita"/>
          <w:rFonts w:ascii="Arial" w:hAnsi="Arial" w:cs="Arial"/>
          <w:b w:val="0"/>
        </w:rPr>
        <w:t>El software busca generar una solución con el fin de optimizar el flujo de compra y venta de la empresa.</w:t>
      </w:r>
    </w:p>
    <w:p w:rsidR="000C3CBF" w:rsidRPr="0015600C" w:rsidRDefault="000C3CBF" w:rsidP="00701D95">
      <w:pPr>
        <w:ind w:right="49"/>
        <w:jc w:val="both"/>
        <w:rPr>
          <w:rStyle w:val="Textoennegrita"/>
          <w:rFonts w:ascii="Arial" w:hAnsi="Arial" w:cs="Arial"/>
          <w:b w:val="0"/>
        </w:rPr>
      </w:pPr>
    </w:p>
    <w:p w:rsidR="000C3CBF" w:rsidRPr="0015600C" w:rsidRDefault="000C3CBF" w:rsidP="00701D95">
      <w:pPr>
        <w:ind w:right="49"/>
        <w:jc w:val="both"/>
        <w:rPr>
          <w:rStyle w:val="Textoennegrita"/>
          <w:rFonts w:ascii="Arial" w:hAnsi="Arial" w:cs="Arial"/>
          <w:b w:val="0"/>
        </w:rPr>
      </w:pPr>
      <w:r w:rsidRPr="0015600C">
        <w:rPr>
          <w:rStyle w:val="Textoennegrita"/>
          <w:rFonts w:ascii="Arial" w:hAnsi="Arial" w:cs="Arial"/>
          <w:b w:val="0"/>
        </w:rPr>
        <w:t xml:space="preserve">El análisis del problema parte del modelo  cliente-proveedor y a partir del mismo se inicia el proceso de </w:t>
      </w:r>
      <w:r w:rsidR="00766CDA" w:rsidRPr="0015600C">
        <w:rPr>
          <w:rStyle w:val="Textoennegrita"/>
          <w:rFonts w:ascii="Arial" w:hAnsi="Arial" w:cs="Arial"/>
          <w:b w:val="0"/>
        </w:rPr>
        <w:t>modelado</w:t>
      </w:r>
      <w:r w:rsidRPr="0015600C">
        <w:rPr>
          <w:rStyle w:val="Textoennegrita"/>
          <w:rFonts w:ascii="Arial" w:hAnsi="Arial" w:cs="Arial"/>
          <w:b w:val="0"/>
        </w:rPr>
        <w:t xml:space="preserve"> del sistema. Para dar solución al problema de transporte del software se va a plantear una solución innovadora, este se desarrollara para ser instalado en dispositivos móviles.</w:t>
      </w:r>
    </w:p>
    <w:p w:rsidR="000C3CBF" w:rsidRPr="0015600C" w:rsidRDefault="000C3CBF" w:rsidP="00701D95">
      <w:pPr>
        <w:ind w:right="49"/>
        <w:jc w:val="both"/>
        <w:rPr>
          <w:rStyle w:val="Textoennegrita"/>
          <w:rFonts w:ascii="Arial" w:hAnsi="Arial" w:cs="Arial"/>
          <w:b w:val="0"/>
        </w:rPr>
      </w:pPr>
    </w:p>
    <w:p w:rsidR="000C3CBF" w:rsidRPr="0015600C" w:rsidRDefault="000C3CBF" w:rsidP="00701D95">
      <w:pPr>
        <w:ind w:right="49"/>
        <w:jc w:val="both"/>
        <w:rPr>
          <w:rStyle w:val="Textoennegrita"/>
          <w:rFonts w:ascii="Arial" w:hAnsi="Arial" w:cs="Arial"/>
          <w:b w:val="0"/>
        </w:rPr>
      </w:pPr>
      <w:r w:rsidRPr="0015600C">
        <w:rPr>
          <w:rStyle w:val="Textoennegrita"/>
          <w:rFonts w:ascii="Arial" w:hAnsi="Arial" w:cs="Arial"/>
          <w:b w:val="0"/>
        </w:rPr>
        <w:t>El proyecto va a estar orientado al área contable y financiara, buscando solventar, agilizar e innovar el modulo de facturación, para que de este modo tanto proveedor como cliente tengan acceso a un sistema que cubra las necesidades generales del usuario.</w:t>
      </w:r>
    </w:p>
    <w:p w:rsidR="000C3CBF" w:rsidRPr="0015600C" w:rsidRDefault="000C3CBF" w:rsidP="00701D95">
      <w:pPr>
        <w:ind w:right="49"/>
        <w:jc w:val="both"/>
        <w:rPr>
          <w:rStyle w:val="Textoennegrita"/>
          <w:rFonts w:ascii="Arial" w:hAnsi="Arial" w:cs="Arial"/>
          <w:b w:val="0"/>
        </w:rPr>
      </w:pPr>
    </w:p>
    <w:p w:rsidR="000C3CBF" w:rsidRPr="0015600C" w:rsidRDefault="000C3CBF" w:rsidP="00701D95">
      <w:pPr>
        <w:ind w:right="49"/>
        <w:jc w:val="both"/>
        <w:rPr>
          <w:rStyle w:val="Textoennegrita"/>
          <w:rFonts w:ascii="Arial" w:hAnsi="Arial" w:cs="Arial"/>
          <w:b w:val="0"/>
        </w:rPr>
      </w:pPr>
      <w:r w:rsidRPr="0015600C">
        <w:rPr>
          <w:rStyle w:val="Textoennegrita"/>
          <w:rFonts w:ascii="Arial" w:hAnsi="Arial" w:cs="Arial"/>
          <w:b w:val="0"/>
        </w:rPr>
        <w:t>El proyecto en mención busca ser muy asequible para las pequeñas y medianas empresas ya que se entiende que no tienen grandes recursos para adquirir un software de este tipo, además de fácil utilización, para ahorrar a la empresa que lo adquiera, grandes y costosas capacitaciones para que sus empleados puedan hacer un gran uso del mismo, esto aumente el nivel de agilidad de los empleados para realizar facturas y disminuye costos de capacitación y tiempo de los mismos.</w:t>
      </w:r>
    </w:p>
    <w:p w:rsidR="00766CDA" w:rsidRPr="0015600C" w:rsidRDefault="00766CDA" w:rsidP="00701D95">
      <w:pPr>
        <w:ind w:right="49"/>
        <w:jc w:val="both"/>
        <w:rPr>
          <w:rStyle w:val="Textoennegrita"/>
          <w:rFonts w:ascii="Arial" w:hAnsi="Arial" w:cs="Arial"/>
          <w:b w:val="0"/>
        </w:rPr>
      </w:pPr>
    </w:p>
    <w:p w:rsidR="00766CDA" w:rsidRPr="0015600C" w:rsidRDefault="00766CDA" w:rsidP="00701D95">
      <w:pPr>
        <w:ind w:right="49"/>
        <w:jc w:val="both"/>
        <w:rPr>
          <w:rStyle w:val="Textoennegrita"/>
          <w:rFonts w:ascii="Arial" w:hAnsi="Arial" w:cs="Arial"/>
          <w:b w:val="0"/>
        </w:rPr>
      </w:pPr>
      <w:r w:rsidRPr="0015600C">
        <w:rPr>
          <w:rStyle w:val="Textoennegrita"/>
          <w:rFonts w:ascii="Arial" w:hAnsi="Arial" w:cs="Arial"/>
          <w:b w:val="0"/>
        </w:rPr>
        <w:t>Por último, al ser el sector de las PYMES un sector en constante crecimiento económico que necesita de innovación tecnológica permanente, el proyecto que se presenta hoy en altamente viable.</w:t>
      </w:r>
    </w:p>
    <w:p w:rsidR="000C3CBF" w:rsidRPr="0015600C" w:rsidRDefault="000C3CBF" w:rsidP="00701D95">
      <w:pPr>
        <w:ind w:right="49"/>
        <w:jc w:val="center"/>
        <w:rPr>
          <w:rStyle w:val="Textoennegrita"/>
          <w:rFonts w:ascii="Arial" w:hAnsi="Arial" w:cs="Arial"/>
        </w:rPr>
      </w:pPr>
    </w:p>
    <w:p w:rsidR="00C54C0B" w:rsidRPr="0015600C" w:rsidRDefault="00C54C0B" w:rsidP="00701D95">
      <w:pPr>
        <w:ind w:right="49"/>
        <w:jc w:val="both"/>
        <w:rPr>
          <w:rStyle w:val="Textoennegrita"/>
          <w:rFonts w:ascii="Arial" w:hAnsi="Arial" w:cs="Arial"/>
        </w:rPr>
      </w:pPr>
    </w:p>
    <w:p w:rsidR="00C54C0B" w:rsidRPr="0015600C" w:rsidRDefault="00C54C0B" w:rsidP="00701D95">
      <w:pPr>
        <w:ind w:right="49"/>
        <w:jc w:val="both"/>
        <w:rPr>
          <w:rStyle w:val="Textoennegrita"/>
          <w:rFonts w:ascii="Arial" w:hAnsi="Arial" w:cs="Arial"/>
        </w:rPr>
      </w:pPr>
    </w:p>
    <w:p w:rsidR="00C54C0B" w:rsidRPr="0015600C" w:rsidRDefault="00C54C0B" w:rsidP="00701D95">
      <w:pPr>
        <w:ind w:right="49"/>
        <w:jc w:val="both"/>
        <w:rPr>
          <w:rStyle w:val="Textoennegrita"/>
          <w:rFonts w:ascii="Arial" w:hAnsi="Arial" w:cs="Arial"/>
        </w:rPr>
      </w:pPr>
    </w:p>
    <w:p w:rsidR="00C54C0B" w:rsidRPr="0015600C" w:rsidRDefault="00C54C0B" w:rsidP="00701D95">
      <w:pPr>
        <w:ind w:right="49"/>
        <w:jc w:val="both"/>
        <w:rPr>
          <w:rStyle w:val="Textoennegrita"/>
          <w:rFonts w:ascii="Arial" w:hAnsi="Arial" w:cs="Arial"/>
        </w:rPr>
      </w:pPr>
    </w:p>
    <w:p w:rsidR="001A45F5" w:rsidRPr="0015600C" w:rsidRDefault="001A45F5" w:rsidP="001A45F5">
      <w:pPr>
        <w:pStyle w:val="Prrafodelista"/>
        <w:ind w:left="0" w:right="49"/>
        <w:rPr>
          <w:rStyle w:val="Textoennegrita"/>
          <w:rFonts w:ascii="Arial" w:hAnsi="Arial" w:cs="Arial"/>
        </w:rPr>
      </w:pPr>
    </w:p>
    <w:p w:rsidR="001A45F5" w:rsidRPr="00A116C2" w:rsidRDefault="001A45F5" w:rsidP="002234BA">
      <w:pPr>
        <w:pStyle w:val="Prrafodelista"/>
        <w:numPr>
          <w:ilvl w:val="0"/>
          <w:numId w:val="24"/>
        </w:numPr>
        <w:spacing w:after="200" w:line="276" w:lineRule="auto"/>
        <w:jc w:val="center"/>
        <w:rPr>
          <w:rStyle w:val="Textoennegrita"/>
          <w:rFonts w:ascii="Arial" w:hAnsi="Arial" w:cs="Arial"/>
        </w:rPr>
      </w:pPr>
      <w:r w:rsidRPr="00A116C2">
        <w:rPr>
          <w:rStyle w:val="Textoennegrita"/>
          <w:rFonts w:ascii="Arial" w:hAnsi="Arial" w:cs="Arial"/>
        </w:rPr>
        <w:br w:type="page"/>
      </w:r>
      <w:r w:rsidR="00F1372F" w:rsidRPr="00A116C2">
        <w:rPr>
          <w:rStyle w:val="Textoennegrita"/>
          <w:rFonts w:ascii="Arial" w:hAnsi="Arial" w:cs="Arial"/>
        </w:rPr>
        <w:lastRenderedPageBreak/>
        <w:t>PRESUPUESTO DEL PROYECTO</w:t>
      </w:r>
    </w:p>
    <w:p w:rsidR="001A45F5" w:rsidRDefault="00A116C2" w:rsidP="001A45F5">
      <w:pPr>
        <w:ind w:right="49"/>
        <w:rPr>
          <w:rStyle w:val="Textoennegrita"/>
          <w:rFonts w:ascii="Arial" w:hAnsi="Arial" w:cs="Arial"/>
        </w:rPr>
      </w:pPr>
      <w:r w:rsidRPr="0015600C">
        <w:rPr>
          <w:rStyle w:val="Textoennegrita"/>
          <w:rFonts w:ascii="Arial" w:hAnsi="Arial" w:cs="Arial"/>
        </w:rPr>
        <w:t>Gastos Por Persona</w:t>
      </w:r>
      <w:r>
        <w:rPr>
          <w:rStyle w:val="Textoennegrita"/>
          <w:rFonts w:ascii="Arial" w:hAnsi="Arial" w:cs="Arial"/>
        </w:rPr>
        <w:t>:</w:t>
      </w:r>
    </w:p>
    <w:p w:rsidR="00A116C2" w:rsidRPr="0015600C" w:rsidRDefault="00A116C2" w:rsidP="001A45F5">
      <w:pPr>
        <w:ind w:right="49"/>
        <w:rPr>
          <w:rStyle w:val="Textoennegrita"/>
          <w:rFonts w:ascii="Arial" w:hAnsi="Arial" w:cs="Arial"/>
        </w:rPr>
      </w:pPr>
    </w:p>
    <w:p w:rsidR="001A45F5" w:rsidRPr="0015600C" w:rsidRDefault="001A45F5" w:rsidP="001A45F5">
      <w:pPr>
        <w:ind w:right="49"/>
        <w:rPr>
          <w:rStyle w:val="Textoennegrita"/>
          <w:rFonts w:ascii="Arial" w:hAnsi="Arial" w:cs="Arial"/>
          <w:b w:val="0"/>
        </w:rPr>
      </w:pPr>
      <w:r w:rsidRPr="0015600C">
        <w:rPr>
          <w:rStyle w:val="Textoennegrita"/>
          <w:rFonts w:ascii="Arial" w:hAnsi="Arial" w:cs="Arial"/>
          <w:b w:val="0"/>
        </w:rPr>
        <w:t xml:space="preserve">4 personas al mes </w:t>
      </w:r>
    </w:p>
    <w:p w:rsidR="001A45F5" w:rsidRPr="0015600C" w:rsidRDefault="001A45F5" w:rsidP="001A45F5">
      <w:pPr>
        <w:ind w:right="49"/>
        <w:rPr>
          <w:rStyle w:val="Textoennegrita"/>
          <w:rFonts w:ascii="Arial" w:hAnsi="Arial" w:cs="Arial"/>
        </w:rPr>
      </w:pPr>
    </w:p>
    <w:tbl>
      <w:tblPr>
        <w:tblStyle w:val="Listaclara-nfasis11"/>
        <w:tblW w:w="0" w:type="auto"/>
        <w:jc w:val="center"/>
        <w:tblLook w:val="04A0"/>
      </w:tblPr>
      <w:tblGrid>
        <w:gridCol w:w="2614"/>
        <w:gridCol w:w="2394"/>
        <w:gridCol w:w="2239"/>
      </w:tblGrid>
      <w:tr w:rsidR="00F1372F" w:rsidRPr="0015600C" w:rsidTr="00F1372F">
        <w:trPr>
          <w:cnfStyle w:val="100000000000"/>
          <w:jc w:val="center"/>
        </w:trPr>
        <w:tc>
          <w:tcPr>
            <w:cnfStyle w:val="001000000000"/>
            <w:tcW w:w="2614" w:type="dxa"/>
          </w:tcPr>
          <w:p w:rsidR="00F1372F" w:rsidRPr="0015600C" w:rsidRDefault="00F1372F" w:rsidP="001A45F5">
            <w:pPr>
              <w:ind w:right="49"/>
              <w:rPr>
                <w:rStyle w:val="Textoennegrita"/>
                <w:rFonts w:ascii="Arial" w:eastAsia="Calibri" w:hAnsi="Arial" w:cs="Arial"/>
                <w:color w:val="auto"/>
              </w:rPr>
            </w:pPr>
            <w:r w:rsidRPr="0015600C">
              <w:rPr>
                <w:rStyle w:val="Textoennegrita"/>
                <w:rFonts w:ascii="Arial" w:eastAsia="Calibri" w:hAnsi="Arial" w:cs="Arial"/>
                <w:color w:val="auto"/>
              </w:rPr>
              <w:t>GASTOS</w:t>
            </w:r>
          </w:p>
        </w:tc>
        <w:tc>
          <w:tcPr>
            <w:tcW w:w="2394" w:type="dxa"/>
          </w:tcPr>
          <w:p w:rsidR="00F1372F" w:rsidRPr="0015600C" w:rsidRDefault="00F1372F" w:rsidP="001A45F5">
            <w:pPr>
              <w:ind w:right="49"/>
              <w:cnfStyle w:val="100000000000"/>
              <w:rPr>
                <w:rStyle w:val="Textoennegrita"/>
                <w:rFonts w:ascii="Arial" w:eastAsia="Calibri" w:hAnsi="Arial" w:cs="Arial"/>
                <w:color w:val="auto"/>
              </w:rPr>
            </w:pPr>
            <w:r w:rsidRPr="0015600C">
              <w:rPr>
                <w:rStyle w:val="Textoennegrita"/>
                <w:rFonts w:ascii="Arial" w:eastAsia="Calibri" w:hAnsi="Arial" w:cs="Arial"/>
                <w:color w:val="auto"/>
              </w:rPr>
              <w:t>TIEMPO</w:t>
            </w:r>
          </w:p>
        </w:tc>
        <w:tc>
          <w:tcPr>
            <w:tcW w:w="2239" w:type="dxa"/>
          </w:tcPr>
          <w:p w:rsidR="00F1372F" w:rsidRPr="0015600C" w:rsidRDefault="00F1372F" w:rsidP="001A45F5">
            <w:pPr>
              <w:ind w:right="49"/>
              <w:cnfStyle w:val="100000000000"/>
              <w:rPr>
                <w:rStyle w:val="Textoennegrita"/>
                <w:rFonts w:ascii="Arial" w:eastAsia="Calibri" w:hAnsi="Arial" w:cs="Arial"/>
                <w:color w:val="auto"/>
              </w:rPr>
            </w:pPr>
            <w:r w:rsidRPr="0015600C">
              <w:rPr>
                <w:rStyle w:val="Textoennegrita"/>
                <w:rFonts w:ascii="Arial" w:eastAsia="Calibri" w:hAnsi="Arial" w:cs="Arial"/>
                <w:color w:val="auto"/>
              </w:rPr>
              <w:t>VALOR</w:t>
            </w:r>
          </w:p>
        </w:tc>
      </w:tr>
      <w:tr w:rsidR="00F1372F" w:rsidRPr="0015600C" w:rsidTr="00F1372F">
        <w:trPr>
          <w:cnfStyle w:val="000000100000"/>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Gastos Alimentación</w:t>
            </w:r>
          </w:p>
        </w:tc>
        <w:tc>
          <w:tcPr>
            <w:tcW w:w="2394"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MES</w:t>
            </w:r>
          </w:p>
        </w:tc>
        <w:tc>
          <w:tcPr>
            <w:tcW w:w="2239"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$30.000</w:t>
            </w:r>
          </w:p>
        </w:tc>
      </w:tr>
      <w:tr w:rsidR="00F1372F" w:rsidRPr="0015600C" w:rsidTr="00F1372F">
        <w:trPr>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Guías</w:t>
            </w:r>
          </w:p>
        </w:tc>
        <w:tc>
          <w:tcPr>
            <w:tcW w:w="2394"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MES</w:t>
            </w:r>
          </w:p>
        </w:tc>
        <w:tc>
          <w:tcPr>
            <w:tcW w:w="2239"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$20.000</w:t>
            </w:r>
          </w:p>
        </w:tc>
      </w:tr>
      <w:tr w:rsidR="00F1372F" w:rsidRPr="0015600C" w:rsidTr="00F1372F">
        <w:trPr>
          <w:cnfStyle w:val="000000100000"/>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Programación en C#</w:t>
            </w:r>
          </w:p>
        </w:tc>
        <w:tc>
          <w:tcPr>
            <w:tcW w:w="2394"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 xml:space="preserve">HORA trabajo  hombre </w:t>
            </w:r>
          </w:p>
        </w:tc>
        <w:tc>
          <w:tcPr>
            <w:tcW w:w="2239"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$25.000</w:t>
            </w:r>
          </w:p>
        </w:tc>
      </w:tr>
      <w:tr w:rsidR="00F1372F" w:rsidRPr="0015600C" w:rsidTr="00F1372F">
        <w:trPr>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Diseño de Base de Datos</w:t>
            </w:r>
          </w:p>
        </w:tc>
        <w:tc>
          <w:tcPr>
            <w:tcW w:w="2394"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3 Horas</w:t>
            </w:r>
          </w:p>
        </w:tc>
        <w:tc>
          <w:tcPr>
            <w:tcW w:w="2239"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$30.000</w:t>
            </w:r>
          </w:p>
        </w:tc>
      </w:tr>
      <w:tr w:rsidR="00F1372F" w:rsidRPr="0015600C" w:rsidTr="00F1372F">
        <w:trPr>
          <w:cnfStyle w:val="000000100000"/>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Diseño de Diagramación</w:t>
            </w:r>
          </w:p>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Documentación, mantención, testing</w:t>
            </w:r>
          </w:p>
        </w:tc>
        <w:tc>
          <w:tcPr>
            <w:tcW w:w="2394"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Horas</w:t>
            </w:r>
          </w:p>
        </w:tc>
        <w:tc>
          <w:tcPr>
            <w:tcW w:w="2239"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$50.000</w:t>
            </w:r>
          </w:p>
        </w:tc>
      </w:tr>
      <w:tr w:rsidR="00F1372F" w:rsidRPr="0015600C" w:rsidTr="00F1372F">
        <w:trPr>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Dispositivo móvil</w:t>
            </w:r>
          </w:p>
        </w:tc>
        <w:tc>
          <w:tcPr>
            <w:tcW w:w="2394"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Hardware</w:t>
            </w:r>
          </w:p>
        </w:tc>
        <w:tc>
          <w:tcPr>
            <w:tcW w:w="2239"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$500.000</w:t>
            </w:r>
          </w:p>
        </w:tc>
      </w:tr>
      <w:tr w:rsidR="00F1372F" w:rsidRPr="0015600C" w:rsidTr="00F1372F">
        <w:trPr>
          <w:cnfStyle w:val="000000100000"/>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 xml:space="preserve">Estación de trabajo </w:t>
            </w:r>
          </w:p>
        </w:tc>
        <w:tc>
          <w:tcPr>
            <w:tcW w:w="2394"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Hardware</w:t>
            </w:r>
          </w:p>
        </w:tc>
        <w:tc>
          <w:tcPr>
            <w:tcW w:w="2239"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hAnsi="Arial" w:cs="Arial"/>
              </w:rPr>
              <w:t>$2.700.000</w:t>
            </w:r>
          </w:p>
        </w:tc>
      </w:tr>
      <w:tr w:rsidR="00F1372F" w:rsidRPr="0015600C" w:rsidTr="00F1372F">
        <w:trPr>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 xml:space="preserve">Software de Desarrollo </w:t>
            </w:r>
          </w:p>
          <w:p w:rsidR="00F1372F" w:rsidRPr="0015600C" w:rsidRDefault="00F1372F" w:rsidP="001A45F5">
            <w:pPr>
              <w:ind w:right="49"/>
              <w:rPr>
                <w:rStyle w:val="Textoennegrita"/>
                <w:rFonts w:ascii="Arial" w:eastAsia="Calibri" w:hAnsi="Arial" w:cs="Arial"/>
              </w:rPr>
            </w:pPr>
          </w:p>
        </w:tc>
        <w:tc>
          <w:tcPr>
            <w:tcW w:w="2394"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SOFTWARE LICENCIA</w:t>
            </w:r>
          </w:p>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 xml:space="preserve">Visual studio y sql </w:t>
            </w:r>
          </w:p>
        </w:tc>
        <w:tc>
          <w:tcPr>
            <w:tcW w:w="2239"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$700.000</w:t>
            </w:r>
          </w:p>
        </w:tc>
      </w:tr>
      <w:tr w:rsidR="00F1372F" w:rsidRPr="0015600C" w:rsidTr="00F1372F">
        <w:trPr>
          <w:cnfStyle w:val="000000100000"/>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Transporte Aprendiz</w:t>
            </w:r>
          </w:p>
        </w:tc>
        <w:tc>
          <w:tcPr>
            <w:tcW w:w="2394"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MES</w:t>
            </w:r>
          </w:p>
        </w:tc>
        <w:tc>
          <w:tcPr>
            <w:tcW w:w="2239"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$60.000</w:t>
            </w:r>
          </w:p>
        </w:tc>
      </w:tr>
      <w:tr w:rsidR="00F1372F" w:rsidRPr="0015600C" w:rsidTr="00F1372F">
        <w:trPr>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USB</w:t>
            </w:r>
          </w:p>
        </w:tc>
        <w:tc>
          <w:tcPr>
            <w:tcW w:w="2394" w:type="dxa"/>
          </w:tcPr>
          <w:p w:rsidR="00F1372F" w:rsidRPr="0015600C" w:rsidRDefault="00F1372F" w:rsidP="001A45F5">
            <w:pPr>
              <w:ind w:right="49"/>
              <w:cnfStyle w:val="000000000000"/>
              <w:rPr>
                <w:rStyle w:val="Textoennegrita"/>
                <w:rFonts w:ascii="Arial" w:eastAsia="Calibri" w:hAnsi="Arial" w:cs="Arial"/>
              </w:rPr>
            </w:pPr>
          </w:p>
        </w:tc>
        <w:tc>
          <w:tcPr>
            <w:tcW w:w="2239"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$30.000</w:t>
            </w:r>
          </w:p>
        </w:tc>
      </w:tr>
      <w:tr w:rsidR="00F1372F" w:rsidRPr="0015600C" w:rsidTr="00F1372F">
        <w:trPr>
          <w:cnfStyle w:val="000000100000"/>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Escáner</w:t>
            </w:r>
          </w:p>
        </w:tc>
        <w:tc>
          <w:tcPr>
            <w:tcW w:w="2394" w:type="dxa"/>
          </w:tcPr>
          <w:p w:rsidR="00F1372F" w:rsidRPr="0015600C" w:rsidRDefault="00F1372F" w:rsidP="001A45F5">
            <w:pPr>
              <w:ind w:right="49"/>
              <w:cnfStyle w:val="000000100000"/>
              <w:rPr>
                <w:rStyle w:val="Textoennegrita"/>
                <w:rFonts w:ascii="Arial" w:eastAsia="Calibri" w:hAnsi="Arial" w:cs="Arial"/>
              </w:rPr>
            </w:pPr>
          </w:p>
        </w:tc>
        <w:tc>
          <w:tcPr>
            <w:tcW w:w="2239"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$1.000</w:t>
            </w:r>
          </w:p>
        </w:tc>
      </w:tr>
      <w:tr w:rsidR="00F1372F" w:rsidRPr="0015600C" w:rsidTr="00F1372F">
        <w:trPr>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Libros</w:t>
            </w:r>
          </w:p>
        </w:tc>
        <w:tc>
          <w:tcPr>
            <w:tcW w:w="2394" w:type="dxa"/>
          </w:tcPr>
          <w:p w:rsidR="00F1372F" w:rsidRPr="0015600C" w:rsidRDefault="00F1372F" w:rsidP="001A45F5">
            <w:pPr>
              <w:ind w:right="49"/>
              <w:cnfStyle w:val="000000000000"/>
              <w:rPr>
                <w:rStyle w:val="Textoennegrita"/>
                <w:rFonts w:ascii="Arial" w:eastAsia="Calibri" w:hAnsi="Arial" w:cs="Arial"/>
              </w:rPr>
            </w:pPr>
          </w:p>
        </w:tc>
        <w:tc>
          <w:tcPr>
            <w:tcW w:w="2239" w:type="dxa"/>
          </w:tcPr>
          <w:p w:rsidR="00F1372F" w:rsidRPr="0015600C" w:rsidRDefault="00F1372F" w:rsidP="001A45F5">
            <w:pPr>
              <w:ind w:right="49"/>
              <w:cnfStyle w:val="000000000000"/>
              <w:rPr>
                <w:rStyle w:val="Textoennegrita"/>
                <w:rFonts w:ascii="Arial" w:eastAsia="Calibri" w:hAnsi="Arial" w:cs="Arial"/>
              </w:rPr>
            </w:pPr>
            <w:r w:rsidRPr="0015600C">
              <w:rPr>
                <w:rStyle w:val="Textoennegrita"/>
                <w:rFonts w:ascii="Arial" w:eastAsia="Calibri" w:hAnsi="Arial" w:cs="Arial"/>
              </w:rPr>
              <w:t>$20.000</w:t>
            </w:r>
          </w:p>
        </w:tc>
      </w:tr>
      <w:tr w:rsidR="00F1372F" w:rsidRPr="0015600C" w:rsidTr="00F1372F">
        <w:trPr>
          <w:cnfStyle w:val="000000100000"/>
          <w:jc w:val="center"/>
        </w:trPr>
        <w:tc>
          <w:tcPr>
            <w:cnfStyle w:val="001000000000"/>
            <w:tcW w:w="2614" w:type="dxa"/>
          </w:tcPr>
          <w:p w:rsidR="00F1372F" w:rsidRPr="0015600C" w:rsidRDefault="00F1372F" w:rsidP="001A45F5">
            <w:pPr>
              <w:ind w:right="49"/>
              <w:rPr>
                <w:rStyle w:val="Textoennegrita"/>
                <w:rFonts w:ascii="Arial" w:eastAsia="Calibri" w:hAnsi="Arial" w:cs="Arial"/>
              </w:rPr>
            </w:pPr>
            <w:r w:rsidRPr="0015600C">
              <w:rPr>
                <w:rStyle w:val="Textoennegrita"/>
                <w:rFonts w:ascii="Arial" w:eastAsia="Calibri" w:hAnsi="Arial" w:cs="Arial"/>
              </w:rPr>
              <w:t>Soporte</w:t>
            </w:r>
          </w:p>
        </w:tc>
        <w:tc>
          <w:tcPr>
            <w:tcW w:w="2394"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MES</w:t>
            </w:r>
          </w:p>
        </w:tc>
        <w:tc>
          <w:tcPr>
            <w:tcW w:w="2239" w:type="dxa"/>
          </w:tcPr>
          <w:p w:rsidR="00F1372F" w:rsidRPr="0015600C" w:rsidRDefault="00F1372F" w:rsidP="001A45F5">
            <w:pPr>
              <w:ind w:right="49"/>
              <w:cnfStyle w:val="000000100000"/>
              <w:rPr>
                <w:rStyle w:val="Textoennegrita"/>
                <w:rFonts w:ascii="Arial" w:eastAsia="Calibri" w:hAnsi="Arial" w:cs="Arial"/>
              </w:rPr>
            </w:pPr>
            <w:r w:rsidRPr="0015600C">
              <w:rPr>
                <w:rStyle w:val="Textoennegrita"/>
                <w:rFonts w:ascii="Arial" w:eastAsia="Calibri" w:hAnsi="Arial" w:cs="Arial"/>
              </w:rPr>
              <w:t>$30.000</w:t>
            </w:r>
          </w:p>
        </w:tc>
      </w:tr>
    </w:tbl>
    <w:p w:rsidR="001A45F5" w:rsidRPr="0015600C" w:rsidRDefault="001A45F5" w:rsidP="001A45F5">
      <w:pPr>
        <w:spacing w:after="200"/>
        <w:ind w:right="49"/>
        <w:rPr>
          <w:rStyle w:val="Textoennegrita"/>
          <w:rFonts w:ascii="Arial" w:hAnsi="Arial" w:cs="Arial"/>
        </w:rPr>
      </w:pPr>
    </w:p>
    <w:p w:rsidR="001A45F5" w:rsidRPr="0015600C" w:rsidRDefault="001A45F5" w:rsidP="001A45F5">
      <w:pPr>
        <w:spacing w:after="200"/>
        <w:ind w:right="49"/>
        <w:rPr>
          <w:rStyle w:val="Textoennegrita"/>
          <w:rFonts w:ascii="Arial" w:hAnsi="Arial" w:cs="Arial"/>
        </w:rPr>
      </w:pPr>
    </w:p>
    <w:p w:rsidR="001A45F5" w:rsidRPr="0015600C" w:rsidRDefault="001A45F5" w:rsidP="001A45F5">
      <w:pPr>
        <w:pStyle w:val="Prrafodelista"/>
        <w:ind w:left="0" w:right="49"/>
        <w:rPr>
          <w:rStyle w:val="Textoennegrita"/>
          <w:rFonts w:ascii="Arial" w:hAnsi="Arial" w:cs="Arial"/>
        </w:rPr>
      </w:pPr>
      <w:r w:rsidRPr="0015600C">
        <w:rPr>
          <w:rStyle w:val="Textoennegrita"/>
          <w:rFonts w:ascii="Arial" w:hAnsi="Arial" w:cs="Arial"/>
        </w:rPr>
        <w:br/>
      </w:r>
    </w:p>
    <w:p w:rsidR="001A45F5" w:rsidRDefault="001A45F5" w:rsidP="002234BA">
      <w:pPr>
        <w:pStyle w:val="Prrafodelista"/>
        <w:numPr>
          <w:ilvl w:val="0"/>
          <w:numId w:val="24"/>
        </w:numPr>
        <w:spacing w:after="200" w:line="276" w:lineRule="auto"/>
        <w:jc w:val="center"/>
        <w:rPr>
          <w:rStyle w:val="Textoennegrita"/>
          <w:rFonts w:ascii="Arial" w:hAnsi="Arial" w:cs="Arial"/>
        </w:rPr>
      </w:pPr>
      <w:r w:rsidRPr="00A116C2">
        <w:rPr>
          <w:rStyle w:val="Textoennegrita"/>
          <w:rFonts w:ascii="Arial" w:hAnsi="Arial" w:cs="Arial"/>
        </w:rPr>
        <w:br w:type="page"/>
      </w:r>
      <w:r w:rsidR="00F1372F" w:rsidRPr="00A116C2">
        <w:rPr>
          <w:rStyle w:val="Textoennegrita"/>
          <w:rFonts w:ascii="Arial" w:hAnsi="Arial" w:cs="Arial"/>
        </w:rPr>
        <w:lastRenderedPageBreak/>
        <w:t>MATRIZ DE RIESGOS Y CONTINGENCIAS</w:t>
      </w:r>
    </w:p>
    <w:p w:rsidR="00151AC5" w:rsidRDefault="00151AC5" w:rsidP="00151AC5">
      <w:pPr>
        <w:spacing w:after="200" w:line="276" w:lineRule="auto"/>
        <w:jc w:val="center"/>
        <w:rPr>
          <w:rStyle w:val="Textoennegrita"/>
          <w:rFonts w:ascii="Arial" w:hAnsi="Arial" w:cs="Arial"/>
        </w:rPr>
      </w:pPr>
    </w:p>
    <w:p w:rsidR="00151AC5" w:rsidRPr="00151AC5" w:rsidRDefault="00151AC5" w:rsidP="00151AC5">
      <w:pPr>
        <w:spacing w:after="200" w:line="276" w:lineRule="auto"/>
        <w:jc w:val="center"/>
        <w:rPr>
          <w:rStyle w:val="Textoennegrita"/>
          <w:rFonts w:ascii="Arial" w:hAnsi="Arial" w:cs="Arial"/>
        </w:rPr>
      </w:pPr>
    </w:p>
    <w:p w:rsidR="0011623E" w:rsidRPr="0015600C" w:rsidRDefault="0011623E" w:rsidP="0011623E">
      <w:pPr>
        <w:pStyle w:val="Prrafodelista"/>
        <w:spacing w:after="200" w:line="276" w:lineRule="auto"/>
        <w:ind w:left="0" w:right="49"/>
        <w:rPr>
          <w:rStyle w:val="Textoennegrita"/>
          <w:rFonts w:ascii="Arial" w:hAnsi="Arial" w:cs="Arial"/>
        </w:rPr>
      </w:pPr>
      <w:r w:rsidRPr="0015600C">
        <w:rPr>
          <w:rStyle w:val="Textoennegrita"/>
          <w:rFonts w:ascii="Arial" w:hAnsi="Arial" w:cs="Arial"/>
        </w:rPr>
        <w:t xml:space="preserve">Riesgo Económico. </w:t>
      </w:r>
    </w:p>
    <w:p w:rsidR="00EF378D" w:rsidRPr="00EF378D" w:rsidRDefault="0011623E" w:rsidP="00EF378D">
      <w:pPr>
        <w:pStyle w:val="NormalWeb"/>
        <w:numPr>
          <w:ilvl w:val="0"/>
          <w:numId w:val="5"/>
        </w:numPr>
        <w:ind w:left="0" w:right="49"/>
        <w:rPr>
          <w:rStyle w:val="Textoennegrita"/>
          <w:rFonts w:ascii="Arial" w:hAnsi="Arial" w:cs="Arial"/>
          <w:b w:val="0"/>
          <w:lang w:val="es-CO"/>
        </w:rPr>
      </w:pPr>
      <w:r w:rsidRPr="00EF378D">
        <w:rPr>
          <w:rStyle w:val="Textoennegrita"/>
          <w:rFonts w:ascii="Arial" w:hAnsi="Arial" w:cs="Arial"/>
          <w:b w:val="0"/>
          <w:lang w:val="es-CO"/>
        </w:rPr>
        <w:t>Un riesgo a contemplar económicamente es los escases de recursos económicos propios para la realización del proyecto.</w:t>
      </w:r>
    </w:p>
    <w:p w:rsidR="0011623E" w:rsidRPr="0015600C" w:rsidRDefault="0011623E" w:rsidP="0011623E">
      <w:pPr>
        <w:pStyle w:val="NormalWeb"/>
        <w:numPr>
          <w:ilvl w:val="0"/>
          <w:numId w:val="5"/>
        </w:numPr>
        <w:ind w:left="0" w:right="49"/>
        <w:rPr>
          <w:rStyle w:val="Textoennegrita"/>
          <w:rFonts w:ascii="Arial" w:hAnsi="Arial" w:cs="Arial"/>
          <w:b w:val="0"/>
          <w:lang w:val="es-CO"/>
        </w:rPr>
      </w:pPr>
      <w:r w:rsidRPr="0015600C">
        <w:rPr>
          <w:rStyle w:val="Textoennegrita"/>
          <w:rFonts w:ascii="Arial" w:hAnsi="Arial" w:cs="Arial"/>
          <w:b w:val="0"/>
          <w:lang w:val="es-CO"/>
        </w:rPr>
        <w:t>La desigualdad de aportes de los integrantes del proyecto genere un estancamiento en el desarrollo del proyecto.</w:t>
      </w:r>
    </w:p>
    <w:p w:rsidR="0011623E" w:rsidRPr="0015600C" w:rsidRDefault="0011623E" w:rsidP="0011623E">
      <w:pPr>
        <w:pStyle w:val="NormalWeb"/>
        <w:numPr>
          <w:ilvl w:val="0"/>
          <w:numId w:val="5"/>
        </w:numPr>
        <w:ind w:left="0" w:right="49"/>
        <w:rPr>
          <w:rStyle w:val="Textoennegrita"/>
          <w:rFonts w:ascii="Arial" w:hAnsi="Arial" w:cs="Arial"/>
          <w:b w:val="0"/>
          <w:lang w:val="es-CO"/>
        </w:rPr>
      </w:pPr>
      <w:r w:rsidRPr="0015600C">
        <w:rPr>
          <w:rStyle w:val="Textoennegrita"/>
          <w:rFonts w:ascii="Arial" w:hAnsi="Arial" w:cs="Arial"/>
          <w:b w:val="0"/>
          <w:lang w:val="es-CO"/>
        </w:rPr>
        <w:t>Cambio de precio del hardware y el software requeridos en el desarrollo del proyecto genere un desequilibrio económico.</w:t>
      </w:r>
    </w:p>
    <w:p w:rsidR="0011623E" w:rsidRPr="0015600C" w:rsidRDefault="0011623E" w:rsidP="0011623E">
      <w:pPr>
        <w:pStyle w:val="NormalWeb"/>
        <w:ind w:right="49"/>
        <w:rPr>
          <w:rStyle w:val="Textoennegrita"/>
          <w:rFonts w:ascii="Arial" w:hAnsi="Arial" w:cs="Arial"/>
          <w:lang w:val="es-ES"/>
        </w:rPr>
      </w:pPr>
      <w:r w:rsidRPr="0015600C">
        <w:rPr>
          <w:rStyle w:val="Textoennegrita"/>
          <w:rFonts w:ascii="Arial" w:hAnsi="Arial" w:cs="Arial"/>
          <w:lang w:val="es-ES"/>
        </w:rPr>
        <w:t>Riesgo Financiero.</w:t>
      </w:r>
    </w:p>
    <w:p w:rsidR="0011623E" w:rsidRPr="0015600C" w:rsidRDefault="0011623E" w:rsidP="0011623E">
      <w:pPr>
        <w:pStyle w:val="NormalWeb"/>
        <w:numPr>
          <w:ilvl w:val="0"/>
          <w:numId w:val="6"/>
        </w:numPr>
        <w:ind w:left="0" w:right="49"/>
        <w:jc w:val="both"/>
        <w:rPr>
          <w:rStyle w:val="Textoennegrita"/>
          <w:rFonts w:ascii="Arial" w:hAnsi="Arial" w:cs="Arial"/>
          <w:b w:val="0"/>
          <w:lang w:val="es-CO"/>
        </w:rPr>
      </w:pPr>
      <w:r w:rsidRPr="0015600C">
        <w:rPr>
          <w:rStyle w:val="Textoennegrita"/>
          <w:rFonts w:ascii="Arial" w:hAnsi="Arial" w:cs="Arial"/>
          <w:b w:val="0"/>
          <w:lang w:val="es-CO"/>
        </w:rPr>
        <w:t>Para el desarrollo de proyecto tendremos que recurrir a entidades financieras para conseguir el dinero requerido para esto, lo cual genera un riesgo porque no se tiene la completa certeza de tener la capacidad de cumplir con las cuotas a tiempo.</w:t>
      </w:r>
    </w:p>
    <w:p w:rsidR="0011623E" w:rsidRPr="0015600C" w:rsidRDefault="0011623E" w:rsidP="0011623E">
      <w:pPr>
        <w:pStyle w:val="NormalWeb"/>
        <w:numPr>
          <w:ilvl w:val="0"/>
          <w:numId w:val="6"/>
        </w:numPr>
        <w:ind w:left="0" w:right="49"/>
        <w:jc w:val="both"/>
        <w:rPr>
          <w:rStyle w:val="Textoennegrita"/>
          <w:rFonts w:ascii="Arial" w:hAnsi="Arial" w:cs="Arial"/>
          <w:b w:val="0"/>
          <w:lang w:val="es-CO"/>
        </w:rPr>
      </w:pPr>
      <w:r w:rsidRPr="0015600C">
        <w:rPr>
          <w:rStyle w:val="Textoennegrita"/>
          <w:rFonts w:ascii="Arial" w:hAnsi="Arial" w:cs="Arial"/>
          <w:b w:val="0"/>
          <w:lang w:val="es-CO"/>
        </w:rPr>
        <w:t>Las ganancias conseguidas con el proyecto no sean equivalentes al dinero invertido en este.</w:t>
      </w:r>
    </w:p>
    <w:p w:rsidR="0011623E" w:rsidRPr="0015600C" w:rsidRDefault="0011623E" w:rsidP="0011623E">
      <w:pPr>
        <w:pStyle w:val="NormalWeb"/>
        <w:ind w:right="49"/>
        <w:jc w:val="both"/>
        <w:rPr>
          <w:rStyle w:val="Textoennegrita"/>
          <w:rFonts w:ascii="Arial" w:hAnsi="Arial" w:cs="Arial"/>
          <w:lang w:val="es-ES"/>
        </w:rPr>
      </w:pPr>
      <w:r w:rsidRPr="0015600C">
        <w:rPr>
          <w:rStyle w:val="Textoennegrita"/>
          <w:rFonts w:ascii="Arial" w:hAnsi="Arial" w:cs="Arial"/>
          <w:lang w:val="es-ES"/>
        </w:rPr>
        <w:t>Riesgo de la Administración.</w:t>
      </w:r>
    </w:p>
    <w:p w:rsidR="0011623E" w:rsidRPr="0015600C" w:rsidRDefault="0011623E" w:rsidP="0011623E">
      <w:pPr>
        <w:pStyle w:val="NormalWeb"/>
        <w:numPr>
          <w:ilvl w:val="0"/>
          <w:numId w:val="7"/>
        </w:numPr>
        <w:ind w:left="0" w:right="49"/>
        <w:rPr>
          <w:rStyle w:val="Textoennegrita"/>
          <w:rFonts w:ascii="Arial" w:hAnsi="Arial" w:cs="Arial"/>
          <w:b w:val="0"/>
          <w:lang w:val="es-CO"/>
        </w:rPr>
      </w:pPr>
      <w:r w:rsidRPr="0015600C">
        <w:rPr>
          <w:rStyle w:val="Textoennegrita"/>
          <w:rFonts w:ascii="Arial" w:hAnsi="Arial" w:cs="Arial"/>
          <w:b w:val="0"/>
          <w:lang w:val="es-CO"/>
        </w:rPr>
        <w:t>La asignación errónea de los recursos disponibles genera una variación de tiempo y calidad en el desarrollo del proyecto.</w:t>
      </w:r>
    </w:p>
    <w:p w:rsidR="0011623E" w:rsidRPr="0015600C" w:rsidRDefault="0011623E" w:rsidP="0011623E">
      <w:pPr>
        <w:pStyle w:val="NormalWeb"/>
        <w:numPr>
          <w:ilvl w:val="0"/>
          <w:numId w:val="7"/>
        </w:numPr>
        <w:ind w:left="0" w:right="49"/>
        <w:rPr>
          <w:rStyle w:val="Textoennegrita"/>
          <w:rFonts w:ascii="Arial" w:hAnsi="Arial" w:cs="Arial"/>
          <w:b w:val="0"/>
          <w:lang w:val="es-CO"/>
        </w:rPr>
      </w:pPr>
      <w:r w:rsidRPr="0015600C">
        <w:rPr>
          <w:rStyle w:val="Textoennegrita"/>
          <w:rFonts w:ascii="Arial" w:hAnsi="Arial" w:cs="Arial"/>
          <w:b w:val="0"/>
          <w:lang w:val="es-CO"/>
        </w:rPr>
        <w:t>El nivel de satisfacción de los empleados al desarrollar el proyecto</w:t>
      </w:r>
    </w:p>
    <w:p w:rsidR="0011623E" w:rsidRPr="0015600C" w:rsidRDefault="0011623E" w:rsidP="0011623E">
      <w:pPr>
        <w:pStyle w:val="NormalWeb"/>
        <w:numPr>
          <w:ilvl w:val="0"/>
          <w:numId w:val="7"/>
        </w:numPr>
        <w:ind w:left="0" w:right="49"/>
        <w:rPr>
          <w:rStyle w:val="Textoennegrita"/>
          <w:rFonts w:ascii="Arial" w:hAnsi="Arial" w:cs="Arial"/>
          <w:b w:val="0"/>
          <w:lang w:val="es-CO"/>
        </w:rPr>
      </w:pPr>
      <w:r w:rsidRPr="0015600C">
        <w:rPr>
          <w:rStyle w:val="Textoennegrita"/>
          <w:rFonts w:ascii="Arial" w:hAnsi="Arial" w:cs="Arial"/>
          <w:b w:val="0"/>
          <w:lang w:val="es-CO"/>
        </w:rPr>
        <w:t>La satisfacción de los operarios con el sueldo.</w:t>
      </w:r>
    </w:p>
    <w:p w:rsidR="0011623E" w:rsidRPr="0015600C" w:rsidRDefault="0011623E" w:rsidP="0011623E">
      <w:pPr>
        <w:pStyle w:val="NormalWeb"/>
        <w:numPr>
          <w:ilvl w:val="0"/>
          <w:numId w:val="7"/>
        </w:numPr>
        <w:ind w:left="0" w:right="49"/>
        <w:rPr>
          <w:rStyle w:val="Textoennegrita"/>
          <w:rFonts w:ascii="Arial" w:hAnsi="Arial" w:cs="Arial"/>
          <w:b w:val="0"/>
          <w:lang w:val="es-CO"/>
        </w:rPr>
      </w:pPr>
      <w:r w:rsidRPr="0015600C">
        <w:rPr>
          <w:rStyle w:val="Textoennegrita"/>
          <w:rFonts w:ascii="Arial" w:hAnsi="Arial" w:cs="Arial"/>
          <w:b w:val="0"/>
          <w:lang w:val="es-CO"/>
        </w:rPr>
        <w:t>Distracciones de los integrantes del proyecto con su entorno tecnológico como los celulares, los juegos de video, etc.</w:t>
      </w:r>
    </w:p>
    <w:p w:rsidR="0011623E" w:rsidRPr="0015600C" w:rsidRDefault="0011623E" w:rsidP="0011623E">
      <w:pPr>
        <w:pStyle w:val="NormalWeb"/>
        <w:ind w:right="49"/>
        <w:rPr>
          <w:rStyle w:val="Textoennegrita"/>
          <w:rFonts w:ascii="Arial" w:hAnsi="Arial" w:cs="Arial"/>
          <w:b w:val="0"/>
          <w:lang w:val="es-CO"/>
        </w:rPr>
      </w:pPr>
      <w:r w:rsidRPr="0015600C">
        <w:rPr>
          <w:rStyle w:val="Textoennegrita"/>
          <w:rFonts w:ascii="Arial" w:hAnsi="Arial" w:cs="Arial"/>
          <w:lang w:val="es-CO"/>
        </w:rPr>
        <w:t>Riesgo de la Producción.</w:t>
      </w:r>
    </w:p>
    <w:p w:rsidR="0011623E" w:rsidRPr="0015600C" w:rsidRDefault="0011623E" w:rsidP="00151AC5">
      <w:pPr>
        <w:pStyle w:val="NormalWeb"/>
        <w:numPr>
          <w:ilvl w:val="0"/>
          <w:numId w:val="33"/>
        </w:numPr>
        <w:ind w:right="49"/>
        <w:rPr>
          <w:rStyle w:val="Textoennegrita"/>
          <w:rFonts w:ascii="Arial" w:hAnsi="Arial" w:cs="Arial"/>
          <w:lang w:val="es-CO"/>
        </w:rPr>
      </w:pPr>
      <w:r w:rsidRPr="0015600C">
        <w:rPr>
          <w:rStyle w:val="Textoennegrita"/>
          <w:rFonts w:ascii="Arial" w:hAnsi="Arial" w:cs="Arial"/>
          <w:lang w:val="es-CO"/>
        </w:rPr>
        <w:t>Mano de obra:       </w:t>
      </w:r>
    </w:p>
    <w:p w:rsidR="0011623E" w:rsidRPr="0015600C" w:rsidRDefault="0011623E" w:rsidP="0011623E">
      <w:pPr>
        <w:pStyle w:val="NormalWeb"/>
        <w:numPr>
          <w:ilvl w:val="0"/>
          <w:numId w:val="8"/>
        </w:numPr>
        <w:ind w:left="0" w:right="49"/>
        <w:rPr>
          <w:rStyle w:val="Textoennegrita"/>
          <w:rFonts w:ascii="Arial" w:hAnsi="Arial" w:cs="Arial"/>
          <w:b w:val="0"/>
          <w:lang w:val="es-CO"/>
        </w:rPr>
      </w:pPr>
      <w:r w:rsidRPr="0015600C">
        <w:rPr>
          <w:rStyle w:val="Textoennegrita"/>
          <w:rFonts w:ascii="Arial" w:hAnsi="Arial" w:cs="Arial"/>
          <w:b w:val="0"/>
          <w:lang w:val="es-CO"/>
        </w:rPr>
        <w:t>La satisfacción personal de los empleados con respecto a los materiales de producción que poseen.</w:t>
      </w:r>
    </w:p>
    <w:p w:rsidR="0011623E" w:rsidRPr="0015600C" w:rsidRDefault="0011623E" w:rsidP="0011623E">
      <w:pPr>
        <w:pStyle w:val="NormalWeb"/>
        <w:numPr>
          <w:ilvl w:val="0"/>
          <w:numId w:val="8"/>
        </w:numPr>
        <w:ind w:left="0" w:right="49"/>
        <w:rPr>
          <w:rStyle w:val="Textoennegrita"/>
          <w:rFonts w:ascii="Arial" w:hAnsi="Arial" w:cs="Arial"/>
          <w:b w:val="0"/>
          <w:lang w:val="es-CO"/>
        </w:rPr>
      </w:pPr>
      <w:r w:rsidRPr="0015600C">
        <w:rPr>
          <w:rStyle w:val="Textoennegrita"/>
          <w:rFonts w:ascii="Arial" w:hAnsi="Arial" w:cs="Arial"/>
          <w:b w:val="0"/>
          <w:lang w:val="es-CO"/>
        </w:rPr>
        <w:t>La inestabilidad sentimental del operario o desarrollador.</w:t>
      </w:r>
    </w:p>
    <w:p w:rsidR="0011623E" w:rsidRPr="0015600C" w:rsidRDefault="0011623E" w:rsidP="0011623E">
      <w:pPr>
        <w:pStyle w:val="NormalWeb"/>
        <w:numPr>
          <w:ilvl w:val="0"/>
          <w:numId w:val="8"/>
        </w:numPr>
        <w:ind w:left="0" w:right="49"/>
        <w:rPr>
          <w:rStyle w:val="Textoennegrita"/>
          <w:rFonts w:ascii="Arial" w:hAnsi="Arial" w:cs="Arial"/>
          <w:b w:val="0"/>
          <w:lang w:val="es-CO"/>
        </w:rPr>
      </w:pPr>
      <w:r w:rsidRPr="0015600C">
        <w:rPr>
          <w:rStyle w:val="Textoennegrita"/>
          <w:rFonts w:ascii="Arial" w:hAnsi="Arial" w:cs="Arial"/>
          <w:b w:val="0"/>
          <w:lang w:val="es-CO"/>
        </w:rPr>
        <w:t>La situación de salud en la que se encuentran lo empleados.</w:t>
      </w:r>
    </w:p>
    <w:p w:rsidR="00151AC5" w:rsidRDefault="00151AC5" w:rsidP="0011623E">
      <w:pPr>
        <w:pStyle w:val="NormalWeb"/>
        <w:ind w:right="49"/>
        <w:rPr>
          <w:rStyle w:val="Textoennegrita"/>
          <w:rFonts w:ascii="Arial" w:hAnsi="Arial" w:cs="Arial"/>
        </w:rPr>
      </w:pPr>
    </w:p>
    <w:p w:rsidR="0011623E" w:rsidRPr="0015600C" w:rsidRDefault="0011623E" w:rsidP="00151AC5">
      <w:pPr>
        <w:pStyle w:val="NormalWeb"/>
        <w:numPr>
          <w:ilvl w:val="0"/>
          <w:numId w:val="32"/>
        </w:numPr>
        <w:ind w:right="49"/>
        <w:rPr>
          <w:rStyle w:val="Textoennegrita"/>
          <w:rFonts w:ascii="Arial" w:hAnsi="Arial" w:cs="Arial"/>
        </w:rPr>
      </w:pPr>
      <w:r w:rsidRPr="0015600C">
        <w:rPr>
          <w:rStyle w:val="Textoennegrita"/>
          <w:rFonts w:ascii="Arial" w:hAnsi="Arial" w:cs="Arial"/>
          <w:lang w:val="es-CO"/>
        </w:rPr>
        <w:lastRenderedPageBreak/>
        <w:t>Materias</w:t>
      </w:r>
      <w:r w:rsidRPr="0015600C">
        <w:rPr>
          <w:rStyle w:val="Textoennegrita"/>
          <w:rFonts w:ascii="Arial" w:hAnsi="Arial" w:cs="Arial"/>
          <w:lang w:val="es-ES"/>
        </w:rPr>
        <w:t>Primas:</w:t>
      </w:r>
    </w:p>
    <w:p w:rsidR="0011623E" w:rsidRPr="0015600C" w:rsidRDefault="0011623E" w:rsidP="0011623E">
      <w:pPr>
        <w:pStyle w:val="NormalWeb"/>
        <w:numPr>
          <w:ilvl w:val="0"/>
          <w:numId w:val="9"/>
        </w:numPr>
        <w:ind w:left="0" w:right="49"/>
        <w:rPr>
          <w:rStyle w:val="Textoennegrita"/>
          <w:rFonts w:ascii="Arial" w:hAnsi="Arial" w:cs="Arial"/>
          <w:b w:val="0"/>
          <w:lang w:val="es-CO"/>
        </w:rPr>
      </w:pPr>
      <w:r w:rsidRPr="0015600C">
        <w:rPr>
          <w:rStyle w:val="Textoennegrita"/>
          <w:rFonts w:ascii="Arial" w:hAnsi="Arial" w:cs="Arial"/>
          <w:b w:val="0"/>
          <w:lang w:val="es-CO"/>
        </w:rPr>
        <w:t>El estado en el que se encuentre la materia prima puede generar un desbalanceo en el precio final del software.</w:t>
      </w:r>
    </w:p>
    <w:p w:rsidR="0011623E" w:rsidRPr="0015600C" w:rsidRDefault="0011623E" w:rsidP="0011623E">
      <w:pPr>
        <w:pStyle w:val="NormalWeb"/>
        <w:numPr>
          <w:ilvl w:val="0"/>
          <w:numId w:val="9"/>
        </w:numPr>
        <w:ind w:left="0" w:right="49"/>
        <w:rPr>
          <w:rStyle w:val="Textoennegrita"/>
          <w:rFonts w:ascii="Arial" w:hAnsi="Arial" w:cs="Arial"/>
          <w:lang w:val="es-CO"/>
        </w:rPr>
      </w:pPr>
      <w:r w:rsidRPr="0015600C">
        <w:rPr>
          <w:rStyle w:val="Textoennegrita"/>
          <w:rFonts w:ascii="Arial" w:hAnsi="Arial" w:cs="Arial"/>
          <w:b w:val="0"/>
          <w:lang w:val="es-CO"/>
        </w:rPr>
        <w:t>La materia prima adquirida no sea la más apropiada para el desarrollo del proyecto.</w:t>
      </w:r>
    </w:p>
    <w:p w:rsidR="0011623E" w:rsidRPr="0015600C" w:rsidRDefault="0011623E" w:rsidP="0011623E">
      <w:pPr>
        <w:pStyle w:val="NormalWeb"/>
        <w:ind w:right="49"/>
        <w:rPr>
          <w:rStyle w:val="Textoennegrita"/>
          <w:rFonts w:ascii="Arial" w:hAnsi="Arial" w:cs="Arial"/>
          <w:lang w:val="es-CO"/>
        </w:rPr>
      </w:pPr>
    </w:p>
    <w:p w:rsidR="0011623E" w:rsidRPr="0015600C" w:rsidRDefault="0011623E" w:rsidP="0011623E">
      <w:pPr>
        <w:pStyle w:val="Prrafodelista"/>
        <w:ind w:left="0" w:right="49"/>
        <w:rPr>
          <w:rStyle w:val="Textoennegrita"/>
          <w:rFonts w:ascii="Arial" w:hAnsi="Arial" w:cs="Arial"/>
        </w:rPr>
      </w:pPr>
      <w:r w:rsidRPr="0015600C">
        <w:rPr>
          <w:rStyle w:val="Textoennegrita"/>
          <w:rFonts w:ascii="Arial" w:hAnsi="Arial" w:cs="Arial"/>
        </w:rPr>
        <w:t>Riesgo debido a cambios tecnológicos.</w:t>
      </w:r>
    </w:p>
    <w:p w:rsidR="0011623E" w:rsidRPr="0015600C" w:rsidRDefault="0011623E" w:rsidP="0011623E">
      <w:pPr>
        <w:pStyle w:val="NormalWeb"/>
        <w:numPr>
          <w:ilvl w:val="0"/>
          <w:numId w:val="10"/>
        </w:numPr>
        <w:ind w:left="0" w:right="49"/>
        <w:rPr>
          <w:rStyle w:val="Textoennegrita"/>
          <w:rFonts w:ascii="Arial" w:hAnsi="Arial" w:cs="Arial"/>
          <w:b w:val="0"/>
          <w:lang w:val="es-CO"/>
        </w:rPr>
      </w:pPr>
      <w:r w:rsidRPr="0015600C">
        <w:rPr>
          <w:rStyle w:val="Textoennegrita"/>
          <w:rFonts w:ascii="Arial" w:hAnsi="Arial" w:cs="Arial"/>
          <w:b w:val="0"/>
          <w:lang w:val="es-CO"/>
        </w:rPr>
        <w:t>El proyecto esta expuesto a que durante el transcurso del desarrollo del proyecto alguno del software o hardware utilizados por este queden obsoletos y se vea obligado a una actualización.</w:t>
      </w:r>
    </w:p>
    <w:p w:rsidR="0011623E" w:rsidRPr="0015600C" w:rsidRDefault="0011623E" w:rsidP="0011623E">
      <w:pPr>
        <w:pStyle w:val="NormalWeb"/>
        <w:numPr>
          <w:ilvl w:val="1"/>
          <w:numId w:val="10"/>
        </w:numPr>
        <w:ind w:left="0" w:right="49"/>
        <w:rPr>
          <w:rStyle w:val="Textoennegrita"/>
          <w:rFonts w:ascii="Arial" w:hAnsi="Arial" w:cs="Arial"/>
          <w:b w:val="0"/>
          <w:lang w:val="es-CO"/>
        </w:rPr>
      </w:pPr>
      <w:r w:rsidRPr="0015600C">
        <w:rPr>
          <w:rStyle w:val="Textoennegrita"/>
          <w:rFonts w:ascii="Arial" w:hAnsi="Arial" w:cs="Arial"/>
          <w:b w:val="0"/>
          <w:lang w:val="es-CO"/>
        </w:rPr>
        <w:t xml:space="preserve">El avance de algún programa utilizado para el desarrollo del proyecto en este caso </w:t>
      </w:r>
      <w:proofErr w:type="spellStart"/>
      <w:r w:rsidRPr="0015600C">
        <w:rPr>
          <w:rStyle w:val="Textoennegrita"/>
          <w:rFonts w:ascii="Arial" w:hAnsi="Arial" w:cs="Arial"/>
          <w:b w:val="0"/>
          <w:lang w:val="es-CO"/>
        </w:rPr>
        <w:t>VisualStudio</w:t>
      </w:r>
      <w:proofErr w:type="spellEnd"/>
      <w:r w:rsidRPr="0015600C">
        <w:rPr>
          <w:rStyle w:val="Textoennegrita"/>
          <w:rFonts w:ascii="Arial" w:hAnsi="Arial" w:cs="Arial"/>
          <w:b w:val="0"/>
          <w:lang w:val="es-CO"/>
        </w:rPr>
        <w:t>.</w:t>
      </w:r>
    </w:p>
    <w:p w:rsidR="0011623E" w:rsidRPr="0015600C" w:rsidRDefault="0011623E" w:rsidP="0011623E">
      <w:pPr>
        <w:pStyle w:val="NormalWeb"/>
        <w:numPr>
          <w:ilvl w:val="1"/>
          <w:numId w:val="10"/>
        </w:numPr>
        <w:ind w:left="0" w:right="49"/>
        <w:rPr>
          <w:rStyle w:val="Textoennegrita"/>
          <w:rFonts w:ascii="Arial" w:hAnsi="Arial" w:cs="Arial"/>
          <w:b w:val="0"/>
          <w:lang w:val="es-CO"/>
        </w:rPr>
      </w:pPr>
      <w:r w:rsidRPr="0015600C">
        <w:rPr>
          <w:rStyle w:val="Textoennegrita"/>
          <w:rFonts w:ascii="Arial" w:hAnsi="Arial" w:cs="Arial"/>
          <w:b w:val="0"/>
          <w:lang w:val="es-CO"/>
        </w:rPr>
        <w:t>La aparición en el mercado de otros dispositivos móviles, esto obliga al proyecto a adaptarse y adaptar la plataforma para funcionar en estos dispositivos que están a la vanguardia.</w:t>
      </w:r>
    </w:p>
    <w:p w:rsidR="0011623E" w:rsidRPr="0015600C" w:rsidRDefault="0011623E" w:rsidP="0011623E">
      <w:pPr>
        <w:pStyle w:val="NormalWeb"/>
        <w:ind w:right="49"/>
        <w:rPr>
          <w:rStyle w:val="Textoennegrita"/>
          <w:rFonts w:ascii="Arial" w:hAnsi="Arial" w:cs="Arial"/>
          <w:lang w:val="es-ES"/>
        </w:rPr>
      </w:pPr>
      <w:r w:rsidRPr="0015600C">
        <w:rPr>
          <w:rStyle w:val="Textoennegrita"/>
          <w:rFonts w:ascii="Arial" w:hAnsi="Arial" w:cs="Arial"/>
          <w:lang w:val="es-ES"/>
        </w:rPr>
        <w:t>Riesgo de Operación.</w:t>
      </w:r>
    </w:p>
    <w:p w:rsidR="0011623E" w:rsidRPr="0015600C" w:rsidRDefault="0011623E" w:rsidP="0011623E">
      <w:pPr>
        <w:pStyle w:val="NormalWeb"/>
        <w:numPr>
          <w:ilvl w:val="0"/>
          <w:numId w:val="10"/>
        </w:numPr>
        <w:ind w:left="0" w:right="49"/>
        <w:rPr>
          <w:rStyle w:val="Textoennegrita"/>
          <w:rFonts w:ascii="Arial" w:hAnsi="Arial" w:cs="Arial"/>
          <w:b w:val="0"/>
          <w:lang w:val="es-CO"/>
        </w:rPr>
      </w:pPr>
      <w:r w:rsidRPr="0015600C">
        <w:rPr>
          <w:rStyle w:val="Textoennegrita"/>
          <w:rFonts w:ascii="Arial" w:hAnsi="Arial" w:cs="Arial"/>
          <w:b w:val="0"/>
          <w:lang w:val="es-CO"/>
        </w:rPr>
        <w:t>Errores en la validación de los datos.</w:t>
      </w:r>
    </w:p>
    <w:p w:rsidR="0011623E" w:rsidRPr="0015600C" w:rsidRDefault="0011623E" w:rsidP="0011623E">
      <w:pPr>
        <w:pStyle w:val="NormalWeb"/>
        <w:numPr>
          <w:ilvl w:val="0"/>
          <w:numId w:val="10"/>
        </w:numPr>
        <w:ind w:left="0" w:right="49"/>
        <w:rPr>
          <w:rStyle w:val="Textoennegrita"/>
          <w:rFonts w:ascii="Arial" w:hAnsi="Arial" w:cs="Arial"/>
          <w:b w:val="0"/>
          <w:lang w:val="es-CO"/>
        </w:rPr>
      </w:pPr>
      <w:r w:rsidRPr="0015600C">
        <w:rPr>
          <w:rStyle w:val="Textoennegrita"/>
          <w:rFonts w:ascii="Arial" w:hAnsi="Arial" w:cs="Arial"/>
          <w:b w:val="0"/>
          <w:lang w:val="es-CO"/>
        </w:rPr>
        <w:t>Errores en la digitación de datos.</w:t>
      </w:r>
    </w:p>
    <w:p w:rsidR="0011623E" w:rsidRPr="0015600C" w:rsidRDefault="0011623E" w:rsidP="0011623E">
      <w:pPr>
        <w:pStyle w:val="NormalWeb"/>
        <w:numPr>
          <w:ilvl w:val="0"/>
          <w:numId w:val="10"/>
        </w:numPr>
        <w:ind w:left="0" w:right="49"/>
        <w:rPr>
          <w:rStyle w:val="Textoennegrita"/>
          <w:rFonts w:ascii="Arial" w:hAnsi="Arial" w:cs="Arial"/>
          <w:b w:val="0"/>
          <w:lang w:val="es-CO"/>
        </w:rPr>
      </w:pPr>
      <w:r w:rsidRPr="0015600C">
        <w:rPr>
          <w:rStyle w:val="Textoennegrita"/>
          <w:rFonts w:ascii="Arial" w:hAnsi="Arial" w:cs="Arial"/>
          <w:b w:val="0"/>
          <w:lang w:val="es-CO"/>
        </w:rPr>
        <w:t>Errores lógicos del código fuente del programa</w:t>
      </w:r>
    </w:p>
    <w:p w:rsidR="0011623E" w:rsidRPr="0015600C" w:rsidRDefault="0011623E" w:rsidP="0011623E">
      <w:pPr>
        <w:pStyle w:val="NormalWeb"/>
        <w:numPr>
          <w:ilvl w:val="0"/>
          <w:numId w:val="10"/>
        </w:numPr>
        <w:ind w:left="0" w:right="49"/>
        <w:rPr>
          <w:rStyle w:val="Textoennegrita"/>
          <w:rFonts w:ascii="Arial" w:hAnsi="Arial" w:cs="Arial"/>
          <w:b w:val="0"/>
          <w:lang w:val="es-CO"/>
        </w:rPr>
      </w:pPr>
      <w:r w:rsidRPr="0015600C">
        <w:rPr>
          <w:rStyle w:val="Textoennegrita"/>
          <w:rFonts w:ascii="Arial" w:hAnsi="Arial" w:cs="Arial"/>
          <w:b w:val="0"/>
          <w:lang w:val="es-CO"/>
        </w:rPr>
        <w:t>Fallas en la programación del mantenimiento</w:t>
      </w:r>
    </w:p>
    <w:p w:rsidR="0011623E" w:rsidRPr="0015600C" w:rsidRDefault="0011623E" w:rsidP="0011623E">
      <w:pPr>
        <w:spacing w:after="200"/>
        <w:ind w:right="49"/>
        <w:rPr>
          <w:rStyle w:val="Textoennegrita"/>
          <w:rFonts w:ascii="Arial" w:hAnsi="Arial" w:cs="Arial"/>
        </w:rPr>
      </w:pPr>
    </w:p>
    <w:p w:rsidR="0011623E" w:rsidRPr="0015600C" w:rsidRDefault="0011623E" w:rsidP="0011623E">
      <w:pPr>
        <w:spacing w:after="200"/>
        <w:ind w:right="49"/>
        <w:rPr>
          <w:rStyle w:val="Textoennegrita"/>
          <w:rFonts w:ascii="Arial" w:hAnsi="Arial" w:cs="Arial"/>
        </w:rPr>
      </w:pPr>
    </w:p>
    <w:p w:rsidR="0011623E" w:rsidRPr="0015600C" w:rsidRDefault="0011623E">
      <w:pPr>
        <w:spacing w:after="200" w:line="276" w:lineRule="auto"/>
        <w:rPr>
          <w:rStyle w:val="Textoennegrita"/>
          <w:rFonts w:ascii="Arial" w:hAnsi="Arial" w:cs="Arial"/>
        </w:rPr>
      </w:pPr>
    </w:p>
    <w:p w:rsidR="00456BE6" w:rsidRPr="0015600C" w:rsidRDefault="00456BE6" w:rsidP="00456BE6">
      <w:pPr>
        <w:ind w:right="49"/>
        <w:jc w:val="center"/>
        <w:rPr>
          <w:rStyle w:val="Textoennegrita"/>
          <w:rFonts w:ascii="Arial" w:hAnsi="Arial" w:cs="Arial"/>
        </w:rPr>
      </w:pPr>
    </w:p>
    <w:p w:rsidR="00456BE6" w:rsidRPr="0015600C" w:rsidRDefault="00456BE6" w:rsidP="00456BE6">
      <w:pPr>
        <w:ind w:right="49"/>
        <w:jc w:val="center"/>
        <w:rPr>
          <w:rStyle w:val="Textoennegrita"/>
          <w:rFonts w:ascii="Arial" w:hAnsi="Arial" w:cs="Arial"/>
        </w:rPr>
      </w:pPr>
    </w:p>
    <w:p w:rsidR="00456BE6" w:rsidRPr="0015600C" w:rsidRDefault="006C5B45" w:rsidP="006C5B45">
      <w:pPr>
        <w:pStyle w:val="Prrafodelista"/>
        <w:ind w:left="0" w:right="49"/>
        <w:jc w:val="center"/>
        <w:rPr>
          <w:rFonts w:ascii="Arial" w:hAnsi="Arial" w:cs="Arial"/>
          <w:b/>
        </w:rPr>
      </w:pPr>
      <w:r w:rsidRPr="0015600C">
        <w:rPr>
          <w:rFonts w:ascii="Arial" w:hAnsi="Arial" w:cs="Arial"/>
          <w:b/>
        </w:rPr>
        <w:t>CRONOGRAMA</w:t>
      </w:r>
      <w:r w:rsidR="00F1372F" w:rsidRPr="0015600C">
        <w:rPr>
          <w:rFonts w:ascii="Arial" w:hAnsi="Arial" w:cs="Arial"/>
          <w:b/>
        </w:rPr>
        <w:t xml:space="preserve"> DE ACTIVIDADES</w:t>
      </w:r>
    </w:p>
    <w:p w:rsidR="00456BE6" w:rsidRPr="0015600C" w:rsidRDefault="00456BE6" w:rsidP="00456BE6">
      <w:pPr>
        <w:pStyle w:val="Prrafodelista"/>
        <w:ind w:left="0" w:right="49"/>
        <w:rPr>
          <w:rStyle w:val="Textoennegrita"/>
          <w:rFonts w:ascii="Arial" w:hAnsi="Arial" w:cs="Arial"/>
          <w:u w:val="single"/>
        </w:rPr>
      </w:pPr>
    </w:p>
    <w:p w:rsidR="00456BE6" w:rsidRPr="0015600C" w:rsidRDefault="002D7F54" w:rsidP="00456BE6">
      <w:pPr>
        <w:ind w:right="49"/>
        <w:jc w:val="center"/>
        <w:rPr>
          <w:rStyle w:val="Textoennegrita"/>
          <w:rFonts w:ascii="Arial" w:hAnsi="Arial" w:cs="Arial"/>
        </w:rPr>
      </w:pPr>
      <w:hyperlink r:id="rId11" w:history="1">
        <w:r w:rsidR="00456BE6" w:rsidRPr="0015600C">
          <w:rPr>
            <w:rStyle w:val="Hipervnculo"/>
            <w:rFonts w:ascii="Arial" w:hAnsi="Arial" w:cs="Arial"/>
          </w:rPr>
          <w:t>Véase Anexo 1: Cronograma Gantt</w:t>
        </w:r>
      </w:hyperlink>
    </w:p>
    <w:p w:rsidR="00456BE6" w:rsidRPr="0015600C" w:rsidRDefault="00456BE6" w:rsidP="00456BE6">
      <w:pPr>
        <w:ind w:right="49"/>
        <w:rPr>
          <w:rFonts w:ascii="Arial" w:hAnsi="Arial" w:cs="Arial"/>
        </w:rPr>
      </w:pPr>
    </w:p>
    <w:p w:rsidR="00456BE6" w:rsidRPr="0015600C" w:rsidRDefault="00456BE6" w:rsidP="00456BE6">
      <w:pPr>
        <w:ind w:right="49"/>
        <w:jc w:val="both"/>
        <w:rPr>
          <w:rStyle w:val="Textoennegrita"/>
          <w:rFonts w:ascii="Arial" w:hAnsi="Arial" w:cs="Arial"/>
          <w:u w:val="single"/>
        </w:rPr>
      </w:pPr>
    </w:p>
    <w:p w:rsidR="00456BE6" w:rsidRPr="0015600C" w:rsidRDefault="00456BE6" w:rsidP="00456BE6">
      <w:pPr>
        <w:ind w:right="49"/>
        <w:rPr>
          <w:rStyle w:val="Textoennegrita"/>
          <w:rFonts w:ascii="Arial" w:hAnsi="Arial" w:cs="Arial"/>
        </w:rPr>
      </w:pPr>
    </w:p>
    <w:p w:rsidR="0011623E" w:rsidRPr="0015600C" w:rsidRDefault="0011623E">
      <w:pPr>
        <w:spacing w:after="200" w:line="276" w:lineRule="auto"/>
        <w:rPr>
          <w:rStyle w:val="Textoennegrita"/>
          <w:rFonts w:ascii="Arial" w:hAnsi="Arial" w:cs="Arial"/>
        </w:rPr>
      </w:pPr>
    </w:p>
    <w:p w:rsidR="0011623E" w:rsidRPr="0015600C" w:rsidRDefault="00C44E6C" w:rsidP="00456BE6">
      <w:pPr>
        <w:spacing w:after="200" w:line="276" w:lineRule="auto"/>
        <w:jc w:val="center"/>
        <w:rPr>
          <w:rStyle w:val="Textoennegrita"/>
          <w:rFonts w:ascii="Arial" w:hAnsi="Arial" w:cs="Arial"/>
        </w:rPr>
      </w:pPr>
      <w:r>
        <w:rPr>
          <w:rStyle w:val="Textoennegrita"/>
          <w:rFonts w:ascii="Arial" w:hAnsi="Arial" w:cs="Arial"/>
        </w:rPr>
        <w:lastRenderedPageBreak/>
        <w:t>1</w:t>
      </w:r>
      <w:r w:rsidR="00A116C2">
        <w:rPr>
          <w:rStyle w:val="Textoennegrita"/>
          <w:rFonts w:ascii="Arial" w:hAnsi="Arial" w:cs="Arial"/>
        </w:rPr>
        <w:t xml:space="preserve">0. </w:t>
      </w:r>
      <w:r w:rsidR="00456BE6" w:rsidRPr="0015600C">
        <w:rPr>
          <w:rStyle w:val="Textoennegrita"/>
          <w:rFonts w:ascii="Arial" w:hAnsi="Arial" w:cs="Arial"/>
        </w:rPr>
        <w:t>ANALISIS</w:t>
      </w:r>
    </w:p>
    <w:p w:rsidR="0011623E" w:rsidRDefault="0011623E">
      <w:pPr>
        <w:spacing w:after="200" w:line="276" w:lineRule="auto"/>
        <w:rPr>
          <w:rStyle w:val="Textoennegrita"/>
          <w:rFonts w:ascii="Arial" w:hAnsi="Arial" w:cs="Arial"/>
        </w:rPr>
      </w:pPr>
    </w:p>
    <w:p w:rsidR="00C44E6C" w:rsidRPr="0015600C" w:rsidRDefault="00C44E6C">
      <w:pPr>
        <w:spacing w:after="200" w:line="276" w:lineRule="auto"/>
        <w:rPr>
          <w:rStyle w:val="Textoennegrita"/>
          <w:rFonts w:ascii="Arial" w:hAnsi="Arial" w:cs="Arial"/>
        </w:rPr>
      </w:pPr>
    </w:p>
    <w:p w:rsidR="00456BE6" w:rsidRPr="0015600C" w:rsidRDefault="00A116C2" w:rsidP="00456BE6">
      <w:pPr>
        <w:pStyle w:val="Ttulo2"/>
        <w:spacing w:before="0"/>
        <w:jc w:val="both"/>
        <w:rPr>
          <w:rFonts w:ascii="Arial" w:hAnsi="Arial" w:cs="Arial"/>
          <w:color w:val="auto"/>
          <w:sz w:val="24"/>
          <w:szCs w:val="24"/>
        </w:rPr>
      </w:pPr>
      <w:bookmarkStart w:id="8" w:name="_Toc274210181"/>
      <w:r>
        <w:rPr>
          <w:rFonts w:ascii="Arial" w:hAnsi="Arial" w:cs="Arial"/>
          <w:color w:val="auto"/>
          <w:sz w:val="24"/>
          <w:szCs w:val="24"/>
        </w:rPr>
        <w:t xml:space="preserve">10.1. </w:t>
      </w:r>
      <w:r w:rsidRPr="0015600C">
        <w:rPr>
          <w:rFonts w:ascii="Arial" w:hAnsi="Arial" w:cs="Arial"/>
          <w:color w:val="auto"/>
          <w:sz w:val="24"/>
          <w:szCs w:val="24"/>
        </w:rPr>
        <w:t>Levantamiento De La Información</w:t>
      </w:r>
      <w:bookmarkEnd w:id="8"/>
    </w:p>
    <w:p w:rsidR="00456BE6" w:rsidRPr="0015600C" w:rsidRDefault="00456BE6" w:rsidP="00456BE6">
      <w:pPr>
        <w:ind w:right="49"/>
        <w:jc w:val="both"/>
        <w:rPr>
          <w:rStyle w:val="Textoennegrita"/>
          <w:rFonts w:ascii="Arial" w:hAnsi="Arial" w:cs="Arial"/>
        </w:rPr>
      </w:pP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La encuesta realizada se caracteriza por tener una serie de preguntas dirigidas a un segmento de personas específicas que nos permitirán conocer sus opiniones, inquietudes, gustos y preferencias sobre el software de facturación.</w:t>
      </w: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La encuesta por lo regular se encuentra conformada de preguntas cerradas con respuestas de opción múltiple que nos permitirán contabilizar los resultados de manera más oportuna.</w:t>
      </w:r>
    </w:p>
    <w:p w:rsidR="00456BE6" w:rsidRPr="0015600C" w:rsidRDefault="00456BE6" w:rsidP="00456BE6">
      <w:pPr>
        <w:spacing w:before="100" w:beforeAutospacing="1" w:after="100" w:afterAutospacing="1"/>
        <w:ind w:right="49"/>
        <w:jc w:val="both"/>
        <w:rPr>
          <w:rStyle w:val="Textoennegrita"/>
          <w:rFonts w:ascii="Arial" w:hAnsi="Arial" w:cs="Arial"/>
          <w:b w:val="0"/>
        </w:rPr>
      </w:pPr>
      <w:r w:rsidRPr="0015600C">
        <w:rPr>
          <w:rStyle w:val="Textoennegrita"/>
          <w:rFonts w:ascii="Arial" w:hAnsi="Arial" w:cs="Arial"/>
          <w:b w:val="0"/>
        </w:rPr>
        <w:t>A continuación presentaremos la  encuesta que se diseñó en su momento con el objetivo de saber  el uso que se le da al software dentro de una corporación. En este caso la encuesta está conformada de 5 preguntas de las cuales 3 son cerradas y 2  abierta para permitir la libre expresión de los usuarios.</w:t>
      </w:r>
    </w:p>
    <w:p w:rsidR="00456BE6" w:rsidRPr="0015600C" w:rsidRDefault="00456BE6" w:rsidP="00456BE6">
      <w:pPr>
        <w:shd w:val="clear" w:color="auto" w:fill="FFFFFF"/>
        <w:spacing w:before="135" w:after="135"/>
        <w:ind w:right="49"/>
        <w:jc w:val="both"/>
        <w:rPr>
          <w:rStyle w:val="Textoennegrita"/>
          <w:rFonts w:ascii="Arial" w:hAnsi="Arial" w:cs="Arial"/>
          <w:b w:val="0"/>
        </w:rPr>
      </w:pPr>
      <w:r w:rsidRPr="0015600C">
        <w:rPr>
          <w:rStyle w:val="Textoennegrita"/>
          <w:rFonts w:ascii="Arial" w:hAnsi="Arial" w:cs="Arial"/>
          <w:b w:val="0"/>
        </w:rPr>
        <w:t>La Entrevista realizada se  hace para obtener  más  información más difundida.</w:t>
      </w:r>
      <w:r w:rsidRPr="0015600C">
        <w:rPr>
          <w:rStyle w:val="Textoennegrita"/>
          <w:rFonts w:ascii="Arial" w:hAnsi="Arial" w:cs="Arial"/>
          <w:b w:val="0"/>
        </w:rPr>
        <w:br/>
      </w:r>
    </w:p>
    <w:p w:rsidR="00456BE6" w:rsidRPr="0015600C" w:rsidRDefault="00456BE6" w:rsidP="00456BE6">
      <w:pPr>
        <w:shd w:val="clear" w:color="auto" w:fill="FFFFFF"/>
        <w:spacing w:before="135" w:after="135"/>
        <w:ind w:right="49"/>
        <w:jc w:val="both"/>
        <w:rPr>
          <w:rStyle w:val="Textoennegrita"/>
          <w:rFonts w:ascii="Arial" w:hAnsi="Arial" w:cs="Arial"/>
          <w:b w:val="0"/>
        </w:rPr>
      </w:pPr>
      <w:r w:rsidRPr="0015600C">
        <w:rPr>
          <w:rStyle w:val="Textoennegrita"/>
          <w:rFonts w:ascii="Arial" w:hAnsi="Arial" w:cs="Arial"/>
          <w:b w:val="0"/>
        </w:rPr>
        <w:t>Se empleo una entrevista estructurada</w:t>
      </w:r>
    </w:p>
    <w:p w:rsidR="00456BE6" w:rsidRPr="0015600C" w:rsidRDefault="00456BE6" w:rsidP="00456BE6">
      <w:pPr>
        <w:shd w:val="clear" w:color="auto" w:fill="FFFFFF"/>
        <w:spacing w:before="135" w:after="135"/>
        <w:ind w:right="49"/>
        <w:jc w:val="both"/>
        <w:rPr>
          <w:rStyle w:val="Textoennegrita"/>
          <w:rFonts w:ascii="Arial" w:hAnsi="Arial" w:cs="Arial"/>
          <w:b w:val="0"/>
        </w:rPr>
      </w:pPr>
      <w:r w:rsidRPr="0015600C">
        <w:rPr>
          <w:rStyle w:val="Textoennegrita"/>
          <w:rFonts w:ascii="Arial" w:hAnsi="Arial" w:cs="Arial"/>
          <w:b w:val="0"/>
        </w:rPr>
        <w:t>La cual Constituye con un interrogatorio, para el cual se ha preparado previamente un conjunto de preguntas, las preguntas fueron  formulan  en el mismo orden y en los mismos términos, nosotros al momento de interrogar   anotamos  las respuestas en forma textual.</w:t>
      </w:r>
    </w:p>
    <w:p w:rsidR="00456BE6" w:rsidRPr="0015600C" w:rsidRDefault="00456BE6" w:rsidP="00456BE6">
      <w:pPr>
        <w:shd w:val="clear" w:color="auto" w:fill="FFFFFF"/>
        <w:spacing w:before="135" w:after="135"/>
        <w:ind w:right="49"/>
        <w:jc w:val="both"/>
        <w:rPr>
          <w:rStyle w:val="Textoennegrita"/>
          <w:rFonts w:ascii="Arial" w:hAnsi="Arial" w:cs="Arial"/>
          <w:b w:val="0"/>
        </w:rPr>
      </w:pPr>
      <w:r w:rsidRPr="0015600C">
        <w:rPr>
          <w:rStyle w:val="Textoennegrita"/>
          <w:rFonts w:ascii="Arial" w:hAnsi="Arial" w:cs="Arial"/>
          <w:b w:val="0"/>
        </w:rPr>
        <w:t>La segunda entrevista  fue una de tipo no estructurada: la cual nos dejo al entrevistador mayor margen de libertad e iniciativa, utilizamos preguntas abiertas. Que  permiten elaborar  un listado  de tópicos para una entrevista estructurada.</w:t>
      </w:r>
    </w:p>
    <w:p w:rsidR="00456BE6" w:rsidRPr="0015600C" w:rsidRDefault="00456BE6" w:rsidP="00456BE6">
      <w:pPr>
        <w:shd w:val="clear" w:color="auto" w:fill="FFFFFF"/>
        <w:spacing w:before="135" w:after="135"/>
        <w:ind w:right="49"/>
        <w:jc w:val="both"/>
        <w:rPr>
          <w:rStyle w:val="Textoennegrita"/>
          <w:rFonts w:ascii="Arial" w:hAnsi="Arial" w:cs="Arial"/>
          <w:b w:val="0"/>
        </w:rPr>
      </w:pPr>
      <w:r w:rsidRPr="0015600C">
        <w:rPr>
          <w:rStyle w:val="Textoennegrita"/>
          <w:rFonts w:ascii="Arial" w:hAnsi="Arial" w:cs="Arial"/>
          <w:b w:val="0"/>
        </w:rPr>
        <w:br/>
        <w:t>Se Efectuó  la entrevista  teniendo  en cuenta algunos detalles importantes de saber:</w:t>
      </w:r>
    </w:p>
    <w:p w:rsidR="00456BE6" w:rsidRPr="0015600C" w:rsidRDefault="00456BE6" w:rsidP="00456BE6">
      <w:pPr>
        <w:shd w:val="clear" w:color="auto" w:fill="FFFFFF"/>
        <w:spacing w:before="135" w:after="135"/>
        <w:ind w:right="49"/>
        <w:jc w:val="both"/>
        <w:rPr>
          <w:rStyle w:val="Textoennegrita"/>
          <w:rFonts w:ascii="Arial" w:hAnsi="Arial" w:cs="Arial"/>
          <w:b w:val="0"/>
        </w:rPr>
      </w:pPr>
      <w:r w:rsidRPr="0015600C">
        <w:rPr>
          <w:rStyle w:val="Textoennegrita"/>
          <w:rFonts w:ascii="Arial" w:hAnsi="Arial" w:cs="Arial"/>
          <w:b w:val="0"/>
        </w:rPr>
        <w:br/>
        <w:t>Un contacto inicial, luego  arreglamos el sitio para tener una atmosfera agradable y de confianza, no adoptamos postura de sabelotodo ni de experto.  Por parte del la persona entrevistada  logramos mucha colaboración.</w:t>
      </w:r>
    </w:p>
    <w:p w:rsidR="00456BE6" w:rsidRPr="0015600C" w:rsidRDefault="00456BE6" w:rsidP="00456BE6">
      <w:pPr>
        <w:shd w:val="clear" w:color="auto" w:fill="FFFFFF"/>
        <w:spacing w:before="135" w:after="135"/>
        <w:ind w:right="49"/>
        <w:jc w:val="both"/>
        <w:rPr>
          <w:rStyle w:val="Textoennegrita"/>
          <w:rFonts w:ascii="Arial" w:hAnsi="Arial" w:cs="Arial"/>
          <w:b w:val="0"/>
        </w:rPr>
      </w:pPr>
      <w:r w:rsidRPr="0015600C">
        <w:rPr>
          <w:rStyle w:val="Textoennegrita"/>
          <w:rFonts w:ascii="Arial" w:hAnsi="Arial" w:cs="Arial"/>
          <w:b w:val="0"/>
        </w:rPr>
        <w:lastRenderedPageBreak/>
        <w:t>Al aplicar la entrevista las preguntas fueron aparentemente informales, para que el entrevistado no se sintiera  interrogado, nosotros como papel de entrevistador  evitamos hacer gestos o expresiones que impliquen reprobación, critica, sorpresa.</w:t>
      </w:r>
    </w:p>
    <w:p w:rsidR="00456BE6" w:rsidRPr="0015600C" w:rsidRDefault="00456BE6" w:rsidP="00456BE6">
      <w:pPr>
        <w:shd w:val="clear" w:color="auto" w:fill="FFFFFF"/>
        <w:spacing w:before="135" w:after="135"/>
        <w:ind w:right="49"/>
        <w:jc w:val="both"/>
        <w:rPr>
          <w:rStyle w:val="Textoennegrita"/>
          <w:rFonts w:ascii="Arial" w:hAnsi="Arial" w:cs="Arial"/>
          <w:b w:val="0"/>
        </w:rPr>
      </w:pPr>
      <w:r w:rsidRPr="0015600C">
        <w:rPr>
          <w:rStyle w:val="Textoennegrita"/>
          <w:rFonts w:ascii="Arial" w:hAnsi="Arial" w:cs="Arial"/>
          <w:b w:val="0"/>
        </w:rPr>
        <w:t>Después de realizada la entrevista los resultados concluyeron con una ciertas Ventajas y desventajas. Entre las ventajas pueden citar</w:t>
      </w:r>
    </w:p>
    <w:p w:rsidR="00456BE6" w:rsidRPr="0015600C" w:rsidRDefault="00456BE6" w:rsidP="00456BE6">
      <w:pPr>
        <w:shd w:val="clear" w:color="auto" w:fill="FFFFFF"/>
        <w:spacing w:before="135" w:after="135"/>
        <w:ind w:right="49"/>
        <w:jc w:val="both"/>
        <w:rPr>
          <w:rStyle w:val="Textoennegrita"/>
          <w:rFonts w:ascii="Arial" w:hAnsi="Arial" w:cs="Arial"/>
        </w:rPr>
      </w:pPr>
    </w:p>
    <w:p w:rsidR="00456BE6" w:rsidRPr="0015600C" w:rsidRDefault="00456BE6" w:rsidP="00456BE6">
      <w:pPr>
        <w:ind w:right="49"/>
        <w:jc w:val="both"/>
        <w:rPr>
          <w:rStyle w:val="Textoennegrita"/>
          <w:rFonts w:ascii="Arial" w:hAnsi="Arial" w:cs="Arial"/>
        </w:rPr>
      </w:pPr>
    </w:p>
    <w:p w:rsidR="00456BE6" w:rsidRPr="0015600C" w:rsidRDefault="00456BE6" w:rsidP="00456BE6">
      <w:pPr>
        <w:ind w:right="49"/>
        <w:jc w:val="both"/>
        <w:rPr>
          <w:rStyle w:val="Textoennegrita"/>
          <w:rFonts w:ascii="Arial" w:hAnsi="Arial" w:cs="Arial"/>
        </w:rPr>
      </w:pPr>
    </w:p>
    <w:p w:rsidR="00456BE6" w:rsidRPr="0015600C" w:rsidRDefault="00456BE6" w:rsidP="00456BE6">
      <w:pPr>
        <w:ind w:right="49"/>
        <w:jc w:val="both"/>
        <w:rPr>
          <w:rStyle w:val="Textoennegrita"/>
          <w:rFonts w:ascii="Arial" w:hAnsi="Arial" w:cs="Arial"/>
        </w:rPr>
      </w:pPr>
    </w:p>
    <w:p w:rsidR="00456BE6" w:rsidRPr="0015600C" w:rsidRDefault="002D7F54" w:rsidP="00456BE6">
      <w:pPr>
        <w:ind w:right="49"/>
        <w:jc w:val="both"/>
        <w:rPr>
          <w:rStyle w:val="Textoennegrita"/>
          <w:rFonts w:ascii="Arial" w:hAnsi="Arial" w:cs="Arial"/>
        </w:rPr>
      </w:pPr>
      <w:hyperlink r:id="rId12" w:history="1">
        <w:r w:rsidR="00456BE6" w:rsidRPr="0015600C">
          <w:rPr>
            <w:rStyle w:val="Hipervnculo"/>
            <w:rFonts w:ascii="Arial" w:hAnsi="Arial" w:cs="Arial"/>
            <w:b/>
          </w:rPr>
          <w:t>Véase Anexo2:</w:t>
        </w:r>
        <w:r w:rsidR="00456BE6" w:rsidRPr="0015600C">
          <w:rPr>
            <w:rStyle w:val="Hipervnculo"/>
            <w:rFonts w:ascii="Arial" w:hAnsi="Arial" w:cs="Arial"/>
          </w:rPr>
          <w:t xml:space="preserve"> </w:t>
        </w:r>
        <w:r w:rsidR="00456BE6" w:rsidRPr="0015600C">
          <w:rPr>
            <w:rStyle w:val="Hipervnculo"/>
            <w:rFonts w:ascii="Arial" w:hAnsi="Arial" w:cs="Arial"/>
            <w:b/>
          </w:rPr>
          <w:t>Formato de Entrevista</w:t>
        </w:r>
      </w:hyperlink>
    </w:p>
    <w:p w:rsidR="00456BE6" w:rsidRPr="0015600C" w:rsidRDefault="00456BE6" w:rsidP="00456BE6">
      <w:pPr>
        <w:ind w:right="49"/>
        <w:jc w:val="both"/>
        <w:rPr>
          <w:rStyle w:val="Textoennegrita"/>
          <w:rFonts w:ascii="Arial" w:hAnsi="Arial" w:cs="Arial"/>
        </w:rPr>
      </w:pPr>
    </w:p>
    <w:p w:rsidR="00456BE6" w:rsidRPr="0015600C" w:rsidRDefault="002D7F54" w:rsidP="00456BE6">
      <w:pPr>
        <w:ind w:right="49"/>
        <w:jc w:val="both"/>
        <w:rPr>
          <w:rStyle w:val="Textoennegrita"/>
          <w:rFonts w:ascii="Arial" w:hAnsi="Arial" w:cs="Arial"/>
        </w:rPr>
      </w:pPr>
      <w:hyperlink r:id="rId13" w:history="1">
        <w:r w:rsidR="00456BE6" w:rsidRPr="0015600C">
          <w:rPr>
            <w:rStyle w:val="Hipervnculo"/>
            <w:rFonts w:ascii="Arial" w:hAnsi="Arial" w:cs="Arial"/>
            <w:b/>
          </w:rPr>
          <w:t>Véase Anexo3: Formato de Encuesta</w:t>
        </w:r>
      </w:hyperlink>
    </w:p>
    <w:p w:rsidR="00456BE6" w:rsidRPr="0015600C" w:rsidRDefault="00456BE6" w:rsidP="00456BE6">
      <w:pPr>
        <w:ind w:right="49"/>
        <w:jc w:val="both"/>
        <w:rPr>
          <w:rStyle w:val="Textoennegrita"/>
          <w:rFonts w:ascii="Arial" w:hAnsi="Arial" w:cs="Arial"/>
        </w:rPr>
      </w:pPr>
    </w:p>
    <w:p w:rsidR="00456BE6" w:rsidRPr="0015600C" w:rsidRDefault="00A116C2" w:rsidP="00456BE6">
      <w:pPr>
        <w:ind w:right="49"/>
        <w:jc w:val="both"/>
        <w:rPr>
          <w:rStyle w:val="Textoennegrita"/>
          <w:rFonts w:ascii="Arial" w:hAnsi="Arial" w:cs="Arial"/>
        </w:rPr>
      </w:pPr>
      <w:r>
        <w:rPr>
          <w:rStyle w:val="Textoennegrita"/>
          <w:rFonts w:ascii="Arial" w:hAnsi="Arial" w:cs="Arial"/>
        </w:rPr>
        <w:t xml:space="preserve">10.2. </w:t>
      </w:r>
      <w:r w:rsidR="00456BE6" w:rsidRPr="0015600C">
        <w:rPr>
          <w:rStyle w:val="Textoennegrita"/>
          <w:rFonts w:ascii="Arial" w:hAnsi="Arial" w:cs="Arial"/>
        </w:rPr>
        <w:t>T</w:t>
      </w:r>
      <w:r w:rsidRPr="0015600C">
        <w:rPr>
          <w:rStyle w:val="Textoennegrita"/>
          <w:rFonts w:ascii="Arial" w:hAnsi="Arial" w:cs="Arial"/>
        </w:rPr>
        <w:t>abulación De La Información Recolectada</w:t>
      </w:r>
    </w:p>
    <w:p w:rsidR="00456BE6" w:rsidRPr="0015600C" w:rsidRDefault="00456BE6" w:rsidP="00456BE6">
      <w:pPr>
        <w:ind w:right="49"/>
        <w:jc w:val="both"/>
        <w:rPr>
          <w:rStyle w:val="Textoennegrita"/>
          <w:rFonts w:ascii="Arial" w:hAnsi="Arial" w:cs="Arial"/>
        </w:rPr>
      </w:pPr>
    </w:p>
    <w:p w:rsidR="00456BE6" w:rsidRPr="0015600C" w:rsidRDefault="00A116C2" w:rsidP="00A116C2">
      <w:pPr>
        <w:pStyle w:val="Prrafodelista"/>
        <w:ind w:left="0" w:right="49"/>
        <w:jc w:val="both"/>
        <w:rPr>
          <w:rStyle w:val="Textoennegrita"/>
          <w:rFonts w:ascii="Arial" w:hAnsi="Arial" w:cs="Arial"/>
        </w:rPr>
      </w:pPr>
      <w:r w:rsidRPr="0015600C">
        <w:rPr>
          <w:rStyle w:val="Textoennegrita"/>
          <w:rFonts w:ascii="Arial" w:hAnsi="Arial" w:cs="Arial"/>
        </w:rPr>
        <w:t>Análisis De Las Encuestas</w:t>
      </w:r>
    </w:p>
    <w:p w:rsidR="00456BE6" w:rsidRPr="0015600C" w:rsidRDefault="00456BE6" w:rsidP="00456BE6">
      <w:pPr>
        <w:ind w:right="49"/>
        <w:jc w:val="center"/>
        <w:rPr>
          <w:rStyle w:val="Textoennegrita"/>
          <w:rFonts w:ascii="Arial" w:hAnsi="Arial" w:cs="Arial"/>
        </w:rPr>
      </w:pPr>
    </w:p>
    <w:p w:rsidR="00456BE6" w:rsidRPr="0015600C" w:rsidRDefault="00456BE6" w:rsidP="00456BE6">
      <w:pPr>
        <w:pStyle w:val="Prrafodelista"/>
        <w:numPr>
          <w:ilvl w:val="0"/>
          <w:numId w:val="1"/>
        </w:numPr>
        <w:spacing w:after="200" w:line="276" w:lineRule="auto"/>
        <w:ind w:left="0" w:right="49"/>
        <w:jc w:val="both"/>
        <w:rPr>
          <w:rStyle w:val="Textoennegrita"/>
          <w:rFonts w:ascii="Arial" w:hAnsi="Arial" w:cs="Arial"/>
        </w:rPr>
      </w:pPr>
      <w:r w:rsidRPr="0015600C">
        <w:rPr>
          <w:rStyle w:val="Textoennegrita"/>
          <w:rFonts w:ascii="Arial" w:hAnsi="Arial" w:cs="Arial"/>
        </w:rPr>
        <w:t xml:space="preserve">¿Su empresa requiere de sistemas informáticos </w:t>
      </w:r>
      <w:r w:rsidRPr="0015600C">
        <w:rPr>
          <w:rStyle w:val="Textoennegrita"/>
          <w:rFonts w:ascii="Arial" w:hAnsi="Arial" w:cs="Arial"/>
        </w:rPr>
        <w:tab/>
        <w:t>que ayuden a los procesos administrativos?</w:t>
      </w: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En los resultados en la encuesta de esta pregunta podemos observar que más del 80% de las empresas necesitan o requieren de un sistema informático que gestionen los procesos administrativos lo cual es factible para el proyecto porque demuestra la viabilidad del mismo y también que este se vendería en gran cantidad.</w:t>
      </w: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pStyle w:val="Prrafodelista"/>
        <w:numPr>
          <w:ilvl w:val="0"/>
          <w:numId w:val="1"/>
        </w:numPr>
        <w:spacing w:after="200" w:line="276" w:lineRule="auto"/>
        <w:ind w:left="0" w:right="49"/>
        <w:jc w:val="both"/>
        <w:rPr>
          <w:rStyle w:val="Textoennegrita"/>
          <w:rFonts w:ascii="Arial" w:hAnsi="Arial" w:cs="Arial"/>
        </w:rPr>
      </w:pPr>
      <w:r w:rsidRPr="0015600C">
        <w:rPr>
          <w:rStyle w:val="Textoennegrita"/>
          <w:rFonts w:ascii="Arial" w:hAnsi="Arial" w:cs="Arial"/>
        </w:rPr>
        <w:t>¿Su empresa actualmente utiliza alguno de los siguientes sistemas de información?</w:t>
      </w: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Más del 35% de las empresas encuestadas aún no utilizan ninguna clase de sistema informático gestor de algún proceso administrativo (sistema contable, sistema de inventarios, sistema de facturación); esto es positivo para el proyecto ya que en estas empresas se puede implementar. Pero esta cifra es muy pequeña al lado de la cifra encontrada de las empresas que ya utilizan algún sistema gestor de procesos administrativos (sistema contable, sistema de inventarios, sistema de facturación) mas del 60% de las empresas encuestadas ya utilizan alguno de estos, lo cual es alarmante porque significa que existe un competencia bastante basta para el proyecto.</w:t>
      </w: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pStyle w:val="Prrafodelista"/>
        <w:numPr>
          <w:ilvl w:val="0"/>
          <w:numId w:val="1"/>
        </w:numPr>
        <w:spacing w:after="200" w:line="276" w:lineRule="auto"/>
        <w:ind w:left="0" w:right="49"/>
        <w:jc w:val="both"/>
        <w:rPr>
          <w:rStyle w:val="Textoennegrita"/>
          <w:rFonts w:ascii="Arial" w:hAnsi="Arial" w:cs="Arial"/>
        </w:rPr>
      </w:pPr>
      <w:r w:rsidRPr="0015600C">
        <w:rPr>
          <w:rStyle w:val="Textoennegrita"/>
          <w:rFonts w:ascii="Arial" w:hAnsi="Arial" w:cs="Arial"/>
        </w:rPr>
        <w:t>¿Adoptaría usted un sistema informático de bajo costo en su empresa para realizar facturación?</w:t>
      </w: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Los resultados en esta pregunta son muy satisfactorios porque más del 85% de las empresas encuestadas estarían dispuestas a adoptar un sistema informático de bajo costo para la facturación y este es el fin principal del proyecto, ofrecer un software de bajo costo de facturación, además muy sencillo para usar y muy completo; el resultado de esta pregunta además ratifica la viabilidad del proyecto.</w:t>
      </w:r>
    </w:p>
    <w:p w:rsidR="00456BE6" w:rsidRPr="0015600C" w:rsidRDefault="00456BE6" w:rsidP="00456BE6">
      <w:pPr>
        <w:ind w:right="49"/>
        <w:jc w:val="both"/>
        <w:rPr>
          <w:rStyle w:val="Textoennegrita"/>
          <w:rFonts w:ascii="Arial" w:hAnsi="Arial" w:cs="Arial"/>
        </w:rPr>
      </w:pPr>
    </w:p>
    <w:p w:rsidR="00456BE6" w:rsidRPr="0015600C" w:rsidRDefault="00456BE6" w:rsidP="00456BE6">
      <w:pPr>
        <w:pStyle w:val="Prrafodelista"/>
        <w:numPr>
          <w:ilvl w:val="0"/>
          <w:numId w:val="1"/>
        </w:numPr>
        <w:spacing w:after="200" w:line="276" w:lineRule="auto"/>
        <w:ind w:left="0" w:right="49"/>
        <w:jc w:val="both"/>
        <w:rPr>
          <w:rStyle w:val="Textoennegrita"/>
          <w:rFonts w:ascii="Arial" w:hAnsi="Arial" w:cs="Arial"/>
        </w:rPr>
      </w:pPr>
      <w:r w:rsidRPr="0015600C">
        <w:rPr>
          <w:rStyle w:val="Textoennegrita"/>
          <w:rFonts w:ascii="Arial" w:hAnsi="Arial" w:cs="Arial"/>
        </w:rPr>
        <w:t>¿Que opina usted si el sistema de facturación es portable y usted puede realizar su facturación desde cualquier lugar utilizando su dispositivo móvil personal?</w:t>
      </w:r>
    </w:p>
    <w:p w:rsidR="00456BE6" w:rsidRPr="0015600C" w:rsidRDefault="00456BE6" w:rsidP="00456BE6">
      <w:pPr>
        <w:pStyle w:val="Prrafodelista"/>
        <w:spacing w:after="200" w:line="276" w:lineRule="auto"/>
        <w:ind w:left="0" w:right="49"/>
        <w:jc w:val="both"/>
        <w:rPr>
          <w:rStyle w:val="Textoennegrita"/>
          <w:rFonts w:ascii="Arial" w:hAnsi="Arial" w:cs="Arial"/>
          <w:b w:val="0"/>
        </w:rPr>
      </w:pPr>
    </w:p>
    <w:p w:rsidR="00456BE6" w:rsidRPr="0015600C" w:rsidRDefault="00456BE6" w:rsidP="00456BE6">
      <w:pPr>
        <w:pStyle w:val="Prrafodelista"/>
        <w:spacing w:after="200" w:line="276" w:lineRule="auto"/>
        <w:ind w:left="0" w:right="49"/>
        <w:jc w:val="both"/>
        <w:rPr>
          <w:rStyle w:val="Textoennegrita"/>
          <w:rFonts w:ascii="Arial" w:hAnsi="Arial" w:cs="Arial"/>
          <w:b w:val="0"/>
        </w:rPr>
      </w:pPr>
      <w:r w:rsidRPr="0015600C">
        <w:rPr>
          <w:rStyle w:val="Textoennegrita"/>
          <w:rFonts w:ascii="Arial" w:hAnsi="Arial" w:cs="Arial"/>
          <w:b w:val="0"/>
        </w:rPr>
        <w:t>En total el 75% de las empresas encuestadas opinan que un sistema de facturación para móviles es excelente idea y el otro 25% dice es un buena idea, no se obtuvo respuestas negativas de que este pueda ser una idea muy regular o mal. Esto demuestra de nuevo la viabilidad del proyecto ya que este es otro de los fines del proyecto, realizar un programa contable para móviles, fácil de utilizar y completo.</w:t>
      </w:r>
    </w:p>
    <w:p w:rsidR="00456BE6" w:rsidRPr="0015600C" w:rsidRDefault="00456BE6" w:rsidP="00456BE6">
      <w:pPr>
        <w:ind w:right="49"/>
        <w:jc w:val="both"/>
        <w:rPr>
          <w:rStyle w:val="Textoennegrita"/>
          <w:rFonts w:ascii="Arial" w:hAnsi="Arial" w:cs="Arial"/>
        </w:rPr>
      </w:pPr>
    </w:p>
    <w:p w:rsidR="00456BE6" w:rsidRPr="0015600C" w:rsidRDefault="00456BE6" w:rsidP="00456BE6">
      <w:pPr>
        <w:pStyle w:val="Prrafodelista"/>
        <w:numPr>
          <w:ilvl w:val="0"/>
          <w:numId w:val="1"/>
        </w:numPr>
        <w:spacing w:after="200" w:line="276" w:lineRule="auto"/>
        <w:ind w:left="0" w:right="49"/>
        <w:jc w:val="both"/>
        <w:rPr>
          <w:rStyle w:val="Textoennegrita"/>
          <w:rFonts w:ascii="Arial" w:hAnsi="Arial" w:cs="Arial"/>
        </w:rPr>
      </w:pPr>
      <w:r w:rsidRPr="0015600C">
        <w:rPr>
          <w:rStyle w:val="Textoennegrita"/>
          <w:rFonts w:ascii="Arial" w:hAnsi="Arial" w:cs="Arial"/>
        </w:rPr>
        <w:t>¿Se siente capacitado para manejar un producto informático relacionado con los procesos de su empresa?</w:t>
      </w: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El 65% de las personas encuestadas esta capacitadas para manejar productos informáticos gestores de procesos administrativos esto es bueno ya que se sobre entiende que para estas personas será fácil manejar el programa que realizara el proyecto Movil Fac. El otro 35% no se siente capacitado para manejar un producto como este, esto no es alarmante ya que uno de los fines de Movil Fac es desarrollar un software de facturación muy sencillo de utilizar que no requiera grandes conocimientos informáticos.</w:t>
      </w:r>
    </w:p>
    <w:p w:rsidR="00456BE6" w:rsidRPr="0015600C" w:rsidRDefault="00456BE6" w:rsidP="00456BE6">
      <w:pPr>
        <w:ind w:right="49"/>
        <w:jc w:val="both"/>
        <w:rPr>
          <w:rStyle w:val="Textoennegrita"/>
          <w:rFonts w:ascii="Arial" w:hAnsi="Arial" w:cs="Arial"/>
        </w:rPr>
      </w:pPr>
    </w:p>
    <w:p w:rsidR="00456BE6" w:rsidRPr="0015600C" w:rsidRDefault="00BE19A5" w:rsidP="00456BE6">
      <w:pPr>
        <w:ind w:right="49"/>
        <w:jc w:val="both"/>
        <w:rPr>
          <w:rStyle w:val="Textoennegrita"/>
          <w:rFonts w:ascii="Arial" w:hAnsi="Arial" w:cs="Arial"/>
          <w:b w:val="0"/>
        </w:rPr>
      </w:pPr>
      <w:r w:rsidRPr="0015600C">
        <w:rPr>
          <w:rStyle w:val="Textoennegrita"/>
          <w:rFonts w:ascii="Arial" w:hAnsi="Arial" w:cs="Arial"/>
        </w:rPr>
        <w:t>Análisis General</w:t>
      </w:r>
      <w:r w:rsidR="00456BE6" w:rsidRPr="0015600C">
        <w:rPr>
          <w:rStyle w:val="Textoennegrita"/>
          <w:rFonts w:ascii="Arial" w:hAnsi="Arial" w:cs="Arial"/>
        </w:rPr>
        <w:t xml:space="preserve">: </w:t>
      </w:r>
      <w:r w:rsidR="00456BE6" w:rsidRPr="0015600C">
        <w:rPr>
          <w:rStyle w:val="Textoennegrita"/>
          <w:rFonts w:ascii="Arial" w:hAnsi="Arial" w:cs="Arial"/>
          <w:b w:val="0"/>
        </w:rPr>
        <w:t>Al desarrollar esta encuesta y analizar arrojados por este se observa que el proyecto Movil Fac que consiste en desarrollar un software de facturación económico de fácil utilización y completo. También se observa que tenemos una gran competencia en el mercado pero la mayoría de las empresas competidoras en el mercado poseen un software bastante caro y algo difícil de utilizar e implementar, además muy pocos son enfocados a dispositivos móviles. El proyecto Movil Fac es factible completamente.</w:t>
      </w: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ind w:right="49"/>
        <w:jc w:val="both"/>
        <w:rPr>
          <w:rStyle w:val="Textoennegrita"/>
          <w:rFonts w:ascii="Arial" w:hAnsi="Arial" w:cs="Arial"/>
          <w:b w:val="0"/>
        </w:rPr>
      </w:pPr>
    </w:p>
    <w:p w:rsidR="00456BE6" w:rsidRPr="0015600C" w:rsidRDefault="002D7F54" w:rsidP="00456BE6">
      <w:pPr>
        <w:ind w:right="49"/>
        <w:jc w:val="both"/>
        <w:rPr>
          <w:rStyle w:val="Textoennegrita"/>
          <w:rFonts w:ascii="Arial" w:hAnsi="Arial" w:cs="Arial"/>
          <w:b w:val="0"/>
        </w:rPr>
      </w:pPr>
      <w:hyperlink r:id="rId14" w:history="1">
        <w:r w:rsidR="00456BE6" w:rsidRPr="0015600C">
          <w:rPr>
            <w:rStyle w:val="Hipervnculo"/>
            <w:rFonts w:ascii="Arial" w:hAnsi="Arial" w:cs="Arial"/>
            <w:b/>
          </w:rPr>
          <w:t>Véase Anexo4: Tabulaciones</w:t>
        </w:r>
      </w:hyperlink>
    </w:p>
    <w:p w:rsidR="00A116C2" w:rsidRDefault="00A116C2" w:rsidP="00A116C2">
      <w:pPr>
        <w:ind w:right="49"/>
        <w:jc w:val="both"/>
        <w:rPr>
          <w:rStyle w:val="Textoennegrita"/>
          <w:rFonts w:ascii="Arial" w:hAnsi="Arial" w:cs="Arial"/>
          <w:b w:val="0"/>
        </w:rPr>
      </w:pPr>
    </w:p>
    <w:p w:rsidR="00456BE6" w:rsidRPr="0015600C" w:rsidRDefault="00A116C2" w:rsidP="00A116C2">
      <w:pPr>
        <w:ind w:right="49"/>
        <w:jc w:val="both"/>
        <w:rPr>
          <w:rStyle w:val="Textoennegrita"/>
          <w:rFonts w:ascii="Arial" w:hAnsi="Arial" w:cs="Arial"/>
        </w:rPr>
      </w:pPr>
      <w:r>
        <w:rPr>
          <w:rStyle w:val="Textoennegrita"/>
          <w:rFonts w:ascii="Arial" w:hAnsi="Arial" w:cs="Arial"/>
        </w:rPr>
        <w:t xml:space="preserve">10.3. </w:t>
      </w:r>
      <w:r w:rsidRPr="0015600C">
        <w:rPr>
          <w:rStyle w:val="Textoennegrita"/>
          <w:rFonts w:ascii="Arial" w:hAnsi="Arial" w:cs="Arial"/>
        </w:rPr>
        <w:t>Marco Teórico</w:t>
      </w:r>
    </w:p>
    <w:p w:rsidR="00456BE6" w:rsidRPr="0015600C" w:rsidRDefault="00456BE6" w:rsidP="00456BE6">
      <w:pPr>
        <w:ind w:right="49"/>
        <w:jc w:val="center"/>
        <w:rPr>
          <w:rStyle w:val="Textoennegrita"/>
          <w:rFonts w:ascii="Arial" w:hAnsi="Arial" w:cs="Arial"/>
        </w:rPr>
      </w:pP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En el desarrollo del proyecto se van a enfrentar ciertos elementos que van a generar que nuestro proyecto pueda presentar ciertos retrasos durante la etapa de desarrollo del sistema, por tal motivo es de vital importancia tener en nuestra etapa de diseño la diagramación UML lo más clara posible de tal forma que cuando se incurra en la última etapa del proyecto no haya modificación alguna en estos diagramas.</w:t>
      </w: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Para ello se va a recurrir a sistemas de facturación existentes (licencia libre) de tal manera que durante el diseño del sistema se pueda tener mas claro el panorama general de funcionamiento, para de esta manera poder determinar mas claramente cuales serian los casos de uso, los requerimientos del sistema y los procesos del mismo.</w:t>
      </w: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 xml:space="preserve">Para prevenir estos inconvenientes se recurre a un diagrama de </w:t>
      </w:r>
      <w:proofErr w:type="spellStart"/>
      <w:r w:rsidRPr="0015600C">
        <w:rPr>
          <w:rStyle w:val="Textoennegrita"/>
          <w:rFonts w:ascii="Arial" w:hAnsi="Arial" w:cs="Arial"/>
          <w:b w:val="0"/>
        </w:rPr>
        <w:t>gantt</w:t>
      </w:r>
      <w:proofErr w:type="spellEnd"/>
      <w:r w:rsidRPr="0015600C">
        <w:rPr>
          <w:rStyle w:val="Textoennegrita"/>
          <w:rFonts w:ascii="Arial" w:hAnsi="Arial" w:cs="Arial"/>
          <w:b w:val="0"/>
        </w:rPr>
        <w:t xml:space="preserve"> el cual permite manejar un cronograma específico</w:t>
      </w:r>
    </w:p>
    <w:p w:rsidR="00456BE6" w:rsidRPr="0015600C" w:rsidRDefault="00456BE6" w:rsidP="00456BE6">
      <w:pPr>
        <w:ind w:right="49"/>
        <w:jc w:val="both"/>
        <w:rPr>
          <w:rStyle w:val="Textoennegrita"/>
          <w:rFonts w:ascii="Arial" w:hAnsi="Arial" w:cs="Arial"/>
        </w:rPr>
      </w:pPr>
    </w:p>
    <w:p w:rsidR="00BE19A5" w:rsidRDefault="00BE19A5" w:rsidP="00456BE6">
      <w:pPr>
        <w:ind w:right="49"/>
        <w:jc w:val="both"/>
        <w:rPr>
          <w:rStyle w:val="Textoennegrita"/>
          <w:rFonts w:ascii="Arial" w:hAnsi="Arial" w:cs="Arial"/>
        </w:rPr>
      </w:pPr>
      <w:r>
        <w:rPr>
          <w:rStyle w:val="Textoennegrita"/>
          <w:rFonts w:ascii="Arial" w:hAnsi="Arial" w:cs="Arial"/>
        </w:rPr>
        <w:br/>
      </w:r>
    </w:p>
    <w:p w:rsidR="00BE19A5" w:rsidRDefault="00BE19A5">
      <w:pPr>
        <w:spacing w:after="200" w:line="276" w:lineRule="auto"/>
        <w:rPr>
          <w:rStyle w:val="Textoennegrita"/>
          <w:rFonts w:ascii="Arial" w:hAnsi="Arial" w:cs="Arial"/>
        </w:rPr>
      </w:pPr>
      <w:r>
        <w:rPr>
          <w:rStyle w:val="Textoennegrita"/>
          <w:rFonts w:ascii="Arial" w:hAnsi="Arial" w:cs="Arial"/>
        </w:rPr>
        <w:br w:type="page"/>
      </w:r>
    </w:p>
    <w:p w:rsidR="00456BE6" w:rsidRPr="0015600C" w:rsidRDefault="00456BE6" w:rsidP="00456BE6">
      <w:pPr>
        <w:ind w:right="49"/>
        <w:jc w:val="both"/>
        <w:rPr>
          <w:rStyle w:val="Textoennegrita"/>
          <w:rFonts w:ascii="Arial" w:hAnsi="Arial" w:cs="Arial"/>
        </w:rPr>
      </w:pPr>
    </w:p>
    <w:p w:rsidR="00456BE6" w:rsidRPr="0015600C" w:rsidRDefault="00A116C2" w:rsidP="00261E7C">
      <w:pPr>
        <w:pStyle w:val="Prrafodelista"/>
        <w:ind w:left="0" w:right="49"/>
        <w:jc w:val="both"/>
        <w:rPr>
          <w:rStyle w:val="Textoennegrita"/>
          <w:rFonts w:ascii="Arial" w:hAnsi="Arial" w:cs="Arial"/>
        </w:rPr>
      </w:pPr>
      <w:r>
        <w:rPr>
          <w:rStyle w:val="Textoennegrita"/>
          <w:rFonts w:ascii="Arial" w:hAnsi="Arial" w:cs="Arial"/>
        </w:rPr>
        <w:t xml:space="preserve">10.4. </w:t>
      </w:r>
      <w:r w:rsidR="00456BE6" w:rsidRPr="0015600C">
        <w:rPr>
          <w:rStyle w:val="Textoennegrita"/>
          <w:rFonts w:ascii="Arial" w:hAnsi="Arial" w:cs="Arial"/>
        </w:rPr>
        <w:t>Marco conceptual</w:t>
      </w:r>
    </w:p>
    <w:p w:rsidR="00456BE6" w:rsidRPr="0015600C" w:rsidRDefault="00456BE6" w:rsidP="00456BE6">
      <w:pPr>
        <w:ind w:right="49"/>
        <w:jc w:val="both"/>
        <w:rPr>
          <w:rStyle w:val="Textoennegrita"/>
          <w:rFonts w:ascii="Arial" w:hAnsi="Arial" w:cs="Arial"/>
        </w:rPr>
      </w:pPr>
    </w:p>
    <w:p w:rsidR="00456BE6" w:rsidRPr="0015600C" w:rsidRDefault="00456BE6" w:rsidP="00456BE6">
      <w:pPr>
        <w:ind w:right="49"/>
        <w:jc w:val="both"/>
        <w:rPr>
          <w:rStyle w:val="Textoennegrita"/>
          <w:rFonts w:ascii="Arial" w:hAnsi="Arial" w:cs="Arial"/>
        </w:rPr>
      </w:pP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Durante el desarrollo del sistema de facturación móvil se va a tener ciertos elementos que hay que tener en cuenta. Un elemento primordial es poder permitir al usuario manejar una base de datos local en el dispositivo, para ello se va a manejar el data set de tal manera que si se presenta alguna falla en la conexión a internet el sistema siga en funcionamiento.</w:t>
      </w: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De esta manera se pretende mantener mayor movilidad para el usuario y no depender de una conexión a internet para poder realizar su proceso de facturación.</w:t>
      </w: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 xml:space="preserve">Otro elemento a tener en cuenta es poder manejar el sistema bajo una arquitectura de software determinada Modelo Vista Controlador (MVC) para poder garantizar no solo un correcto diseño sino también manejar ciertos elementos de integridad y seguridad. </w:t>
      </w: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Pero para poder manejar una buena arquitectura de software se tiene que manejar una correcta distribución de los elementos que hacen parte del sistema esto significa tener que manejar buenos conceptos sobre seguridad y administración de un sistema distribuido.</w:t>
      </w: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ind w:right="49"/>
        <w:jc w:val="both"/>
        <w:rPr>
          <w:rStyle w:val="Textoennegrita"/>
          <w:rFonts w:ascii="Arial" w:hAnsi="Arial" w:cs="Arial"/>
          <w:b w:val="0"/>
        </w:rPr>
      </w:pPr>
      <w:r w:rsidRPr="0015600C">
        <w:rPr>
          <w:rStyle w:val="Textoennegrita"/>
          <w:rFonts w:ascii="Arial" w:hAnsi="Arial" w:cs="Arial"/>
          <w:b w:val="0"/>
        </w:rPr>
        <w:t xml:space="preserve">Esencialmente se tendrá en cuenta como es el manejo el </w:t>
      </w:r>
      <w:proofErr w:type="spellStart"/>
      <w:r w:rsidRPr="0015600C">
        <w:rPr>
          <w:rStyle w:val="Textoennegrita"/>
          <w:rFonts w:ascii="Arial" w:hAnsi="Arial" w:cs="Arial"/>
          <w:b w:val="0"/>
        </w:rPr>
        <w:t>framework</w:t>
      </w:r>
      <w:proofErr w:type="spellEnd"/>
      <w:r w:rsidRPr="0015600C">
        <w:rPr>
          <w:rStyle w:val="Textoennegrita"/>
          <w:rFonts w:ascii="Arial" w:hAnsi="Arial" w:cs="Arial"/>
          <w:b w:val="0"/>
        </w:rPr>
        <w:t xml:space="preserve"> 3.5 de .net ya que bajo este se va a desarrollar el sistema como tal. También un buen manejo del lenguaje de programación c#, y sus respectivas librerías para realizar conexiones con Bases de Datos (SQL SERVER) desde el entorno de desarrollo </w:t>
      </w:r>
      <w:proofErr w:type="spellStart"/>
      <w:r w:rsidRPr="0015600C">
        <w:rPr>
          <w:rStyle w:val="Textoennegrita"/>
          <w:rFonts w:ascii="Arial" w:hAnsi="Arial" w:cs="Arial"/>
          <w:b w:val="0"/>
        </w:rPr>
        <w:t>Smart</w:t>
      </w:r>
      <w:proofErr w:type="spellEnd"/>
      <w:r w:rsidRPr="0015600C">
        <w:rPr>
          <w:rStyle w:val="Textoennegrita"/>
          <w:rFonts w:ascii="Arial" w:hAnsi="Arial" w:cs="Arial"/>
          <w:b w:val="0"/>
        </w:rPr>
        <w:t xml:space="preserve"> </w:t>
      </w:r>
      <w:proofErr w:type="spellStart"/>
      <w:r w:rsidRPr="0015600C">
        <w:rPr>
          <w:rStyle w:val="Textoennegrita"/>
          <w:rFonts w:ascii="Arial" w:hAnsi="Arial" w:cs="Arial"/>
          <w:b w:val="0"/>
        </w:rPr>
        <w:t>Device</w:t>
      </w:r>
      <w:proofErr w:type="spellEnd"/>
      <w:r w:rsidRPr="0015600C">
        <w:rPr>
          <w:rStyle w:val="Textoennegrita"/>
          <w:rFonts w:ascii="Arial" w:hAnsi="Arial" w:cs="Arial"/>
          <w:b w:val="0"/>
        </w:rPr>
        <w:t xml:space="preserve"> (</w:t>
      </w:r>
      <w:proofErr w:type="spellStart"/>
      <w:r w:rsidRPr="0015600C">
        <w:rPr>
          <w:rStyle w:val="Textoennegrita"/>
          <w:rFonts w:ascii="Arial" w:hAnsi="Arial" w:cs="Arial"/>
          <w:b w:val="0"/>
        </w:rPr>
        <w:t>c#</w:t>
      </w:r>
      <w:proofErr w:type="spellEnd"/>
      <w:r w:rsidRPr="0015600C">
        <w:rPr>
          <w:rStyle w:val="Textoennegrita"/>
          <w:rFonts w:ascii="Arial" w:hAnsi="Arial" w:cs="Arial"/>
          <w:b w:val="0"/>
        </w:rPr>
        <w:t xml:space="preserve">) el cual proporciona una serie de elementos gráficos para poder visualizar la aplicación como finalmente se visualizaría desde el dispositivo, ya que por manejar un entorno de desarrollo móvil tener una idea general de cómo se visualiza la aplicación en el. Este elemento aunque parezca irrelevante podría generar un estancamiento en el desarrollo del proyecto. </w:t>
      </w:r>
    </w:p>
    <w:p w:rsidR="00456BE6" w:rsidRPr="0015600C" w:rsidRDefault="00456BE6" w:rsidP="00456BE6">
      <w:pPr>
        <w:ind w:right="49"/>
        <w:jc w:val="both"/>
        <w:rPr>
          <w:rStyle w:val="Textoennegrita"/>
          <w:rFonts w:ascii="Arial" w:hAnsi="Arial" w:cs="Arial"/>
          <w:b w:val="0"/>
        </w:rPr>
      </w:pPr>
    </w:p>
    <w:p w:rsidR="00456BE6" w:rsidRPr="0015600C" w:rsidRDefault="00456BE6" w:rsidP="00456BE6">
      <w:pPr>
        <w:ind w:right="49"/>
        <w:jc w:val="both"/>
        <w:rPr>
          <w:rStyle w:val="Textoennegrita"/>
          <w:rFonts w:ascii="Arial" w:hAnsi="Arial" w:cs="Arial"/>
          <w:b w:val="0"/>
        </w:rPr>
      </w:pPr>
    </w:p>
    <w:p w:rsidR="006C5B45" w:rsidRPr="0015600C" w:rsidRDefault="006C5B45" w:rsidP="00456BE6">
      <w:pPr>
        <w:ind w:right="49"/>
        <w:jc w:val="both"/>
        <w:rPr>
          <w:rStyle w:val="Textoennegrita"/>
          <w:rFonts w:ascii="Arial" w:hAnsi="Arial" w:cs="Arial"/>
          <w:b w:val="0"/>
        </w:rPr>
      </w:pPr>
    </w:p>
    <w:p w:rsidR="006C5B45" w:rsidRPr="0015600C" w:rsidRDefault="006C5B45" w:rsidP="00456BE6">
      <w:pPr>
        <w:ind w:right="49"/>
        <w:jc w:val="both"/>
        <w:rPr>
          <w:rStyle w:val="Textoennegrita"/>
          <w:rFonts w:ascii="Arial" w:hAnsi="Arial" w:cs="Arial"/>
          <w:b w:val="0"/>
        </w:rPr>
      </w:pPr>
    </w:p>
    <w:p w:rsidR="006C5B45" w:rsidRPr="0015600C" w:rsidRDefault="006C5B45" w:rsidP="00456BE6">
      <w:pPr>
        <w:ind w:right="49"/>
        <w:jc w:val="both"/>
        <w:rPr>
          <w:rStyle w:val="Textoennegrita"/>
          <w:rFonts w:ascii="Arial" w:hAnsi="Arial" w:cs="Arial"/>
          <w:b w:val="0"/>
        </w:rPr>
      </w:pPr>
    </w:p>
    <w:p w:rsidR="006C5B45" w:rsidRPr="0015600C" w:rsidRDefault="006C5B45" w:rsidP="00456BE6">
      <w:pPr>
        <w:ind w:right="49"/>
        <w:jc w:val="both"/>
        <w:rPr>
          <w:rStyle w:val="Textoennegrita"/>
          <w:rFonts w:ascii="Arial" w:hAnsi="Arial" w:cs="Arial"/>
          <w:b w:val="0"/>
        </w:rPr>
      </w:pPr>
    </w:p>
    <w:p w:rsidR="006C5B45" w:rsidRPr="0015600C" w:rsidRDefault="006C5B45" w:rsidP="00456BE6">
      <w:pPr>
        <w:ind w:right="49"/>
        <w:jc w:val="both"/>
        <w:rPr>
          <w:rStyle w:val="Textoennegrita"/>
          <w:rFonts w:ascii="Arial" w:hAnsi="Arial" w:cs="Arial"/>
          <w:b w:val="0"/>
        </w:rPr>
      </w:pPr>
    </w:p>
    <w:p w:rsidR="006C5B45" w:rsidRPr="0015600C" w:rsidRDefault="006C5B45" w:rsidP="00456BE6">
      <w:pPr>
        <w:ind w:right="49"/>
        <w:jc w:val="both"/>
        <w:rPr>
          <w:rStyle w:val="Textoennegrita"/>
          <w:rFonts w:ascii="Arial" w:hAnsi="Arial" w:cs="Arial"/>
          <w:b w:val="0"/>
        </w:rPr>
      </w:pPr>
    </w:p>
    <w:p w:rsidR="006C5B45" w:rsidRPr="0015600C" w:rsidRDefault="006C5B45" w:rsidP="00456BE6">
      <w:pPr>
        <w:ind w:right="49"/>
        <w:jc w:val="both"/>
        <w:rPr>
          <w:rStyle w:val="Textoennegrita"/>
          <w:rFonts w:ascii="Arial" w:hAnsi="Arial" w:cs="Arial"/>
          <w:b w:val="0"/>
        </w:rPr>
      </w:pPr>
    </w:p>
    <w:p w:rsidR="006C5B45" w:rsidRPr="0015600C" w:rsidRDefault="006C5B45" w:rsidP="00456BE6">
      <w:pPr>
        <w:ind w:right="49"/>
        <w:jc w:val="both"/>
        <w:rPr>
          <w:rStyle w:val="Textoennegrita"/>
          <w:rFonts w:ascii="Arial" w:hAnsi="Arial" w:cs="Arial"/>
          <w:b w:val="0"/>
        </w:rPr>
      </w:pPr>
    </w:p>
    <w:p w:rsidR="00BE19A5" w:rsidRDefault="00BE19A5" w:rsidP="00713663">
      <w:pPr>
        <w:spacing w:before="100" w:beforeAutospacing="1" w:after="240"/>
        <w:ind w:right="49"/>
        <w:jc w:val="both"/>
        <w:rPr>
          <w:rStyle w:val="Textoennegrita"/>
          <w:rFonts w:ascii="Arial" w:hAnsi="Arial" w:cs="Arial"/>
        </w:rPr>
      </w:pPr>
    </w:p>
    <w:p w:rsidR="00713663" w:rsidRDefault="00713663" w:rsidP="00713663">
      <w:pPr>
        <w:spacing w:before="100" w:beforeAutospacing="1" w:after="240"/>
        <w:ind w:right="49"/>
        <w:jc w:val="both"/>
        <w:rPr>
          <w:rStyle w:val="Textoennegrita"/>
          <w:rFonts w:ascii="Arial" w:hAnsi="Arial" w:cs="Arial"/>
        </w:rPr>
      </w:pPr>
      <w:r>
        <w:rPr>
          <w:rStyle w:val="Textoennegrita"/>
          <w:rFonts w:ascii="Arial" w:hAnsi="Arial" w:cs="Arial"/>
        </w:rPr>
        <w:lastRenderedPageBreak/>
        <w:t xml:space="preserve">10.5. </w:t>
      </w:r>
      <w:r w:rsidRPr="0015600C">
        <w:rPr>
          <w:rStyle w:val="Textoennegrita"/>
          <w:rFonts w:ascii="Arial" w:hAnsi="Arial" w:cs="Arial"/>
        </w:rPr>
        <w:t>Modelamiento De La Situación Actual</w:t>
      </w:r>
    </w:p>
    <w:p w:rsidR="00713663" w:rsidRPr="00713663" w:rsidRDefault="00713663" w:rsidP="00713663">
      <w:pPr>
        <w:spacing w:before="100" w:beforeAutospacing="1" w:after="240"/>
        <w:ind w:right="49"/>
        <w:jc w:val="both"/>
      </w:pPr>
    </w:p>
    <w:p w:rsidR="00261E7C" w:rsidRPr="0015600C" w:rsidRDefault="00261E7C" w:rsidP="00261E7C">
      <w:pPr>
        <w:keepNext/>
        <w:spacing w:before="100" w:beforeAutospacing="1" w:after="240"/>
        <w:ind w:right="49"/>
        <w:jc w:val="both"/>
        <w:rPr>
          <w:rFonts w:ascii="Arial" w:hAnsi="Arial" w:cs="Arial"/>
        </w:rPr>
      </w:pPr>
      <w:r w:rsidRPr="0015600C">
        <w:rPr>
          <w:rFonts w:ascii="Arial" w:hAnsi="Arial" w:cs="Arial"/>
          <w:b/>
          <w:bCs/>
          <w:noProof/>
          <w:lang w:val="es-ES"/>
        </w:rPr>
        <w:drawing>
          <wp:inline distT="0" distB="0" distL="0" distR="0">
            <wp:extent cx="5973445" cy="5947410"/>
            <wp:effectExtent l="0" t="0" r="825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Procesos MFS.bmp"/>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73445" cy="5947410"/>
                    </a:xfrm>
                    <a:prstGeom prst="rect">
                      <a:avLst/>
                    </a:prstGeom>
                  </pic:spPr>
                </pic:pic>
              </a:graphicData>
            </a:graphic>
          </wp:inline>
        </w:drawing>
      </w:r>
    </w:p>
    <w:p w:rsidR="00261E7C" w:rsidRPr="0015600C" w:rsidRDefault="00261E7C" w:rsidP="00261E7C">
      <w:pPr>
        <w:pStyle w:val="Epgrafe"/>
        <w:ind w:right="49"/>
        <w:jc w:val="both"/>
        <w:rPr>
          <w:rStyle w:val="Textoennegrita"/>
          <w:rFonts w:ascii="Arial" w:hAnsi="Arial" w:cs="Arial"/>
          <w:sz w:val="24"/>
          <w:szCs w:val="24"/>
        </w:rPr>
      </w:pPr>
      <w:r w:rsidRPr="0015600C">
        <w:rPr>
          <w:rFonts w:ascii="Arial" w:hAnsi="Arial" w:cs="Arial"/>
          <w:sz w:val="24"/>
          <w:szCs w:val="24"/>
        </w:rPr>
        <w:t xml:space="preserve">Ilustración </w:t>
      </w:r>
      <w:r w:rsidR="002D7F54" w:rsidRPr="0015600C">
        <w:rPr>
          <w:rFonts w:ascii="Arial" w:hAnsi="Arial" w:cs="Arial"/>
          <w:sz w:val="24"/>
          <w:szCs w:val="24"/>
        </w:rPr>
        <w:fldChar w:fldCharType="begin"/>
      </w:r>
      <w:r w:rsidRPr="0015600C">
        <w:rPr>
          <w:rFonts w:ascii="Arial" w:hAnsi="Arial" w:cs="Arial"/>
          <w:sz w:val="24"/>
          <w:szCs w:val="24"/>
        </w:rPr>
        <w:instrText xml:space="preserve"> SEQ Ilustración \* ARABIC </w:instrText>
      </w:r>
      <w:r w:rsidR="002D7F54" w:rsidRPr="0015600C">
        <w:rPr>
          <w:rFonts w:ascii="Arial" w:hAnsi="Arial" w:cs="Arial"/>
          <w:sz w:val="24"/>
          <w:szCs w:val="24"/>
        </w:rPr>
        <w:fldChar w:fldCharType="separate"/>
      </w:r>
      <w:r w:rsidRPr="0015600C">
        <w:rPr>
          <w:rFonts w:ascii="Arial" w:hAnsi="Arial" w:cs="Arial"/>
          <w:noProof/>
          <w:sz w:val="24"/>
          <w:szCs w:val="24"/>
        </w:rPr>
        <w:t>1</w:t>
      </w:r>
      <w:r w:rsidR="002D7F54" w:rsidRPr="0015600C">
        <w:rPr>
          <w:rFonts w:ascii="Arial" w:hAnsi="Arial" w:cs="Arial"/>
          <w:sz w:val="24"/>
          <w:szCs w:val="24"/>
        </w:rPr>
        <w:fldChar w:fldCharType="end"/>
      </w:r>
    </w:p>
    <w:p w:rsidR="00261E7C" w:rsidRPr="0015600C" w:rsidRDefault="00261E7C" w:rsidP="00261E7C">
      <w:pPr>
        <w:ind w:right="49"/>
        <w:jc w:val="center"/>
        <w:rPr>
          <w:rStyle w:val="Textoennegrita"/>
          <w:rFonts w:ascii="Arial" w:hAnsi="Arial" w:cs="Arial"/>
          <w:b w:val="0"/>
        </w:rPr>
      </w:pPr>
    </w:p>
    <w:p w:rsidR="00456BE6" w:rsidRPr="0015600C" w:rsidRDefault="00456BE6" w:rsidP="00456BE6">
      <w:pPr>
        <w:ind w:right="49"/>
        <w:jc w:val="both"/>
        <w:rPr>
          <w:rStyle w:val="Textoennegrita"/>
          <w:rFonts w:ascii="Arial" w:hAnsi="Arial" w:cs="Arial"/>
          <w:b w:val="0"/>
        </w:rPr>
      </w:pPr>
    </w:p>
    <w:p w:rsidR="00261E7C" w:rsidRPr="0015600C" w:rsidRDefault="00713663" w:rsidP="00261E7C">
      <w:pPr>
        <w:spacing w:before="100" w:beforeAutospacing="1" w:after="240"/>
        <w:ind w:right="49"/>
        <w:jc w:val="both"/>
        <w:rPr>
          <w:rStyle w:val="Textoennegrita"/>
          <w:rFonts w:ascii="Arial" w:hAnsi="Arial" w:cs="Arial"/>
        </w:rPr>
      </w:pPr>
      <w:r>
        <w:rPr>
          <w:rStyle w:val="Textoennegrita"/>
          <w:rFonts w:ascii="Arial" w:hAnsi="Arial" w:cs="Arial"/>
        </w:rPr>
        <w:lastRenderedPageBreak/>
        <w:t xml:space="preserve">10.6. </w:t>
      </w:r>
      <w:r w:rsidRPr="0015600C">
        <w:rPr>
          <w:rStyle w:val="Textoennegrita"/>
          <w:rFonts w:ascii="Arial" w:hAnsi="Arial" w:cs="Arial"/>
        </w:rPr>
        <w:t>Requerimientos Del Nuevo Sistema</w:t>
      </w:r>
    </w:p>
    <w:p w:rsidR="00261E7C" w:rsidRPr="0015600C" w:rsidRDefault="00261E7C" w:rsidP="00261E7C">
      <w:pPr>
        <w:pStyle w:val="Prrafodelista"/>
        <w:ind w:left="0" w:right="49"/>
        <w:jc w:val="both"/>
        <w:rPr>
          <w:rStyle w:val="Textoennegrita"/>
          <w:rFonts w:ascii="Arial" w:hAnsi="Arial" w:cs="Arial"/>
        </w:rPr>
      </w:pPr>
    </w:p>
    <w:p w:rsidR="00261E7C" w:rsidRPr="0015600C" w:rsidRDefault="00261E7C" w:rsidP="00261E7C">
      <w:pPr>
        <w:pStyle w:val="Prrafodelista"/>
        <w:ind w:left="0" w:right="49"/>
        <w:jc w:val="both"/>
        <w:rPr>
          <w:rStyle w:val="Textoennegrita"/>
          <w:rFonts w:ascii="Arial" w:hAnsi="Arial" w:cs="Arial"/>
        </w:rPr>
      </w:pPr>
    </w:p>
    <w:p w:rsidR="00261E7C" w:rsidRPr="00713663" w:rsidRDefault="00713663" w:rsidP="00713663">
      <w:pPr>
        <w:pStyle w:val="Prrafodelista"/>
        <w:ind w:left="0" w:right="49"/>
        <w:jc w:val="both"/>
        <w:rPr>
          <w:rStyle w:val="Textoennegrita"/>
          <w:rFonts w:ascii="Arial" w:hAnsi="Arial" w:cs="Arial"/>
          <w:b w:val="0"/>
        </w:rPr>
      </w:pPr>
      <w:r w:rsidRPr="00713663">
        <w:rPr>
          <w:rStyle w:val="Textoennegrita"/>
          <w:rFonts w:ascii="Arial" w:hAnsi="Arial" w:cs="Arial"/>
          <w:b w:val="0"/>
        </w:rPr>
        <w:t>Requerimientos De Usuario</w:t>
      </w:r>
    </w:p>
    <w:p w:rsidR="00261E7C" w:rsidRPr="0015600C" w:rsidRDefault="00261E7C" w:rsidP="00261E7C">
      <w:pPr>
        <w:pStyle w:val="Prrafodelista"/>
        <w:ind w:left="0" w:right="49"/>
        <w:jc w:val="center"/>
        <w:rPr>
          <w:rStyle w:val="Textoennegrita"/>
          <w:rFonts w:ascii="Arial" w:hAnsi="Arial" w:cs="Arial"/>
        </w:rPr>
      </w:pPr>
    </w:p>
    <w:tbl>
      <w:tblPr>
        <w:tblStyle w:val="Listaclara-nfasis11"/>
        <w:tblW w:w="0" w:type="auto"/>
        <w:tblLook w:val="04A0"/>
      </w:tblPr>
      <w:tblGrid>
        <w:gridCol w:w="3328"/>
        <w:gridCol w:w="3467"/>
        <w:gridCol w:w="2259"/>
      </w:tblGrid>
      <w:tr w:rsidR="00261E7C" w:rsidRPr="0015600C" w:rsidTr="00594AFF">
        <w:trPr>
          <w:cnfStyle w:val="100000000000"/>
        </w:trPr>
        <w:tc>
          <w:tcPr>
            <w:cnfStyle w:val="001000000000"/>
            <w:tcW w:w="3328" w:type="dxa"/>
          </w:tcPr>
          <w:p w:rsidR="00261E7C" w:rsidRPr="0015600C" w:rsidRDefault="00261E7C" w:rsidP="00594AFF">
            <w:pPr>
              <w:ind w:right="49"/>
              <w:jc w:val="center"/>
              <w:rPr>
                <w:rStyle w:val="Textoennegrita"/>
                <w:rFonts w:ascii="Arial" w:hAnsi="Arial" w:cs="Arial"/>
                <w:color w:val="auto"/>
              </w:rPr>
            </w:pPr>
            <w:r w:rsidRPr="0015600C">
              <w:rPr>
                <w:rStyle w:val="Textoennegrita"/>
                <w:rFonts w:ascii="Arial" w:hAnsi="Arial" w:cs="Arial"/>
                <w:color w:val="auto"/>
              </w:rPr>
              <w:t>USUARIO</w:t>
            </w:r>
          </w:p>
        </w:tc>
        <w:tc>
          <w:tcPr>
            <w:tcW w:w="3467" w:type="dxa"/>
          </w:tcPr>
          <w:p w:rsidR="00261E7C" w:rsidRPr="0015600C" w:rsidRDefault="00261E7C" w:rsidP="00594AFF">
            <w:pPr>
              <w:ind w:right="49"/>
              <w:jc w:val="center"/>
              <w:cnfStyle w:val="100000000000"/>
              <w:rPr>
                <w:rStyle w:val="Textoennegrita"/>
                <w:rFonts w:ascii="Arial" w:hAnsi="Arial" w:cs="Arial"/>
                <w:color w:val="auto"/>
              </w:rPr>
            </w:pPr>
            <w:r w:rsidRPr="0015600C">
              <w:rPr>
                <w:rStyle w:val="Textoennegrita"/>
                <w:rFonts w:ascii="Arial" w:hAnsi="Arial" w:cs="Arial"/>
                <w:color w:val="auto"/>
              </w:rPr>
              <w:t>REQUERIMIENTO</w:t>
            </w:r>
          </w:p>
        </w:tc>
        <w:tc>
          <w:tcPr>
            <w:tcW w:w="2259" w:type="dxa"/>
          </w:tcPr>
          <w:p w:rsidR="00261E7C" w:rsidRPr="0015600C" w:rsidRDefault="00261E7C" w:rsidP="00594AFF">
            <w:pPr>
              <w:ind w:right="49"/>
              <w:jc w:val="center"/>
              <w:cnfStyle w:val="100000000000"/>
              <w:rPr>
                <w:rStyle w:val="Textoennegrita"/>
                <w:rFonts w:ascii="Arial" w:hAnsi="Arial" w:cs="Arial"/>
                <w:color w:val="auto"/>
              </w:rPr>
            </w:pPr>
            <w:r w:rsidRPr="0015600C">
              <w:rPr>
                <w:rStyle w:val="Textoennegrita"/>
                <w:rFonts w:ascii="Arial" w:hAnsi="Arial" w:cs="Arial"/>
                <w:color w:val="auto"/>
              </w:rPr>
              <w:t>ACCIÓN</w:t>
            </w:r>
          </w:p>
        </w:tc>
      </w:tr>
      <w:tr w:rsidR="00261E7C" w:rsidRPr="0015600C" w:rsidTr="00594AFF">
        <w:trPr>
          <w:cnfStyle w:val="000000100000"/>
        </w:trPr>
        <w:tc>
          <w:tcPr>
            <w:cnfStyle w:val="001000000000"/>
            <w:tcW w:w="3328" w:type="dxa"/>
          </w:tcPr>
          <w:p w:rsidR="00261E7C" w:rsidRPr="0015600C" w:rsidRDefault="00261E7C" w:rsidP="00594AFF">
            <w:pPr>
              <w:ind w:right="49"/>
              <w:jc w:val="both"/>
              <w:rPr>
                <w:rStyle w:val="Textoennegrita"/>
                <w:rFonts w:ascii="Arial" w:hAnsi="Arial" w:cs="Arial"/>
              </w:rPr>
            </w:pPr>
            <w:r w:rsidRPr="0015600C">
              <w:rPr>
                <w:rStyle w:val="Textoennegrita"/>
                <w:rFonts w:ascii="Arial" w:hAnsi="Arial" w:cs="Arial"/>
              </w:rPr>
              <w:t xml:space="preserve">Administrar  Cliente </w:t>
            </w:r>
          </w:p>
        </w:tc>
        <w:tc>
          <w:tcPr>
            <w:tcW w:w="3467" w:type="dxa"/>
          </w:tcPr>
          <w:p w:rsidR="00261E7C" w:rsidRPr="0015600C" w:rsidRDefault="00261E7C" w:rsidP="00594AFF">
            <w:pPr>
              <w:ind w:right="49"/>
              <w:jc w:val="both"/>
              <w:cnfStyle w:val="000000100000"/>
              <w:rPr>
                <w:rStyle w:val="Textoennegrita"/>
                <w:rFonts w:ascii="Arial" w:hAnsi="Arial" w:cs="Arial"/>
              </w:rPr>
            </w:pPr>
            <w:r w:rsidRPr="0015600C">
              <w:rPr>
                <w:rStyle w:val="Textoennegrita"/>
                <w:rFonts w:ascii="Arial" w:hAnsi="Arial" w:cs="Arial"/>
              </w:rPr>
              <w:t>Este proceso permitirá ingresar nuevos clientes, modificar y borrar clientes.  No se pueden repetir códigos de Cliente.</w:t>
            </w:r>
          </w:p>
          <w:p w:rsidR="00261E7C" w:rsidRPr="0015600C" w:rsidRDefault="00261E7C" w:rsidP="00594AFF">
            <w:pPr>
              <w:ind w:right="49"/>
              <w:jc w:val="both"/>
              <w:cnfStyle w:val="000000100000"/>
              <w:rPr>
                <w:rStyle w:val="Textoennegrita"/>
                <w:rFonts w:ascii="Arial" w:hAnsi="Arial" w:cs="Arial"/>
              </w:rPr>
            </w:pPr>
          </w:p>
        </w:tc>
        <w:tc>
          <w:tcPr>
            <w:tcW w:w="2259" w:type="dxa"/>
          </w:tcPr>
          <w:p w:rsidR="00261E7C" w:rsidRPr="0015600C" w:rsidRDefault="00261E7C" w:rsidP="00594AFF">
            <w:pPr>
              <w:ind w:right="49"/>
              <w:jc w:val="both"/>
              <w:cnfStyle w:val="000000100000"/>
              <w:rPr>
                <w:rStyle w:val="Textoennegrita"/>
                <w:rFonts w:ascii="Arial" w:hAnsi="Arial" w:cs="Arial"/>
              </w:rPr>
            </w:pPr>
            <w:r w:rsidRPr="0015600C">
              <w:rPr>
                <w:rStyle w:val="Textoennegrita"/>
                <w:rFonts w:ascii="Arial" w:hAnsi="Arial" w:cs="Arial"/>
              </w:rPr>
              <w:t>Nuevo Cliente</w:t>
            </w:r>
          </w:p>
          <w:p w:rsidR="00261E7C" w:rsidRPr="0015600C" w:rsidRDefault="00261E7C" w:rsidP="00594AFF">
            <w:pPr>
              <w:ind w:right="49"/>
              <w:jc w:val="both"/>
              <w:cnfStyle w:val="000000100000"/>
              <w:rPr>
                <w:rStyle w:val="Textoennegrita"/>
                <w:rFonts w:ascii="Arial" w:hAnsi="Arial" w:cs="Arial"/>
              </w:rPr>
            </w:pPr>
            <w:r w:rsidRPr="0015600C">
              <w:rPr>
                <w:rStyle w:val="Textoennegrita"/>
                <w:rFonts w:ascii="Arial" w:hAnsi="Arial" w:cs="Arial"/>
              </w:rPr>
              <w:t>Modificar</w:t>
            </w:r>
          </w:p>
          <w:p w:rsidR="00261E7C" w:rsidRPr="0015600C" w:rsidRDefault="00261E7C" w:rsidP="00594AFF">
            <w:pPr>
              <w:ind w:right="49"/>
              <w:jc w:val="both"/>
              <w:cnfStyle w:val="000000100000"/>
              <w:rPr>
                <w:rStyle w:val="Textoennegrita"/>
                <w:rFonts w:ascii="Arial" w:hAnsi="Arial" w:cs="Arial"/>
              </w:rPr>
            </w:pPr>
            <w:r w:rsidRPr="0015600C">
              <w:rPr>
                <w:rStyle w:val="Textoennegrita"/>
                <w:rFonts w:ascii="Arial" w:hAnsi="Arial" w:cs="Arial"/>
              </w:rPr>
              <w:t>Eliminar cliente</w:t>
            </w:r>
          </w:p>
          <w:p w:rsidR="00261E7C" w:rsidRPr="0015600C" w:rsidRDefault="00261E7C" w:rsidP="00594AFF">
            <w:pPr>
              <w:ind w:right="49"/>
              <w:jc w:val="both"/>
              <w:cnfStyle w:val="000000100000"/>
              <w:rPr>
                <w:rStyle w:val="Textoennegrita"/>
                <w:rFonts w:ascii="Arial" w:hAnsi="Arial" w:cs="Arial"/>
              </w:rPr>
            </w:pPr>
            <w:r w:rsidRPr="0015600C">
              <w:rPr>
                <w:rStyle w:val="Textoennegrita"/>
                <w:rFonts w:ascii="Arial" w:hAnsi="Arial" w:cs="Arial"/>
              </w:rPr>
              <w:t>Mostrar Lista de Cliente</w:t>
            </w:r>
          </w:p>
          <w:p w:rsidR="00261E7C" w:rsidRPr="0015600C" w:rsidRDefault="00261E7C" w:rsidP="00594AFF">
            <w:pPr>
              <w:ind w:right="49"/>
              <w:jc w:val="both"/>
              <w:cnfStyle w:val="000000100000"/>
              <w:rPr>
                <w:rStyle w:val="Textoennegrita"/>
                <w:rFonts w:ascii="Arial" w:hAnsi="Arial" w:cs="Arial"/>
              </w:rPr>
            </w:pPr>
            <w:r w:rsidRPr="0015600C">
              <w:rPr>
                <w:rStyle w:val="Textoennegrita"/>
                <w:rFonts w:ascii="Arial" w:hAnsi="Arial" w:cs="Arial"/>
              </w:rPr>
              <w:t>Regresar a menú</w:t>
            </w:r>
          </w:p>
        </w:tc>
      </w:tr>
      <w:tr w:rsidR="00261E7C" w:rsidRPr="0015600C" w:rsidTr="00594AFF">
        <w:tc>
          <w:tcPr>
            <w:cnfStyle w:val="001000000000"/>
            <w:tcW w:w="3328" w:type="dxa"/>
          </w:tcPr>
          <w:p w:rsidR="00261E7C" w:rsidRPr="0015600C" w:rsidRDefault="00261E7C" w:rsidP="00594AFF">
            <w:pPr>
              <w:ind w:right="49"/>
              <w:jc w:val="both"/>
              <w:rPr>
                <w:rStyle w:val="Textoennegrita"/>
                <w:rFonts w:ascii="Arial" w:hAnsi="Arial" w:cs="Arial"/>
              </w:rPr>
            </w:pPr>
            <w:r w:rsidRPr="0015600C">
              <w:rPr>
                <w:rStyle w:val="Textoennegrita"/>
                <w:rFonts w:ascii="Arial" w:hAnsi="Arial" w:cs="Arial"/>
              </w:rPr>
              <w:t>Administrar  Vendedores</w:t>
            </w:r>
          </w:p>
          <w:p w:rsidR="00261E7C" w:rsidRPr="0015600C" w:rsidRDefault="00261E7C" w:rsidP="00594AFF">
            <w:pPr>
              <w:ind w:right="49"/>
              <w:jc w:val="both"/>
              <w:rPr>
                <w:rStyle w:val="Textoennegrita"/>
                <w:rFonts w:ascii="Arial" w:hAnsi="Arial" w:cs="Arial"/>
              </w:rPr>
            </w:pPr>
          </w:p>
        </w:tc>
        <w:tc>
          <w:tcPr>
            <w:tcW w:w="3467" w:type="dxa"/>
          </w:tcPr>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Este proceso permitirá ingresar nuevos vendedores, modificar vendedores, borrar vendedores. No se pueden repetir códigos de vendedor.</w:t>
            </w:r>
          </w:p>
          <w:p w:rsidR="00261E7C" w:rsidRPr="0015600C" w:rsidRDefault="00261E7C" w:rsidP="00594AFF">
            <w:pPr>
              <w:ind w:right="49"/>
              <w:jc w:val="both"/>
              <w:cnfStyle w:val="000000000000"/>
              <w:rPr>
                <w:rStyle w:val="Textoennegrita"/>
                <w:rFonts w:ascii="Arial" w:hAnsi="Arial" w:cs="Arial"/>
              </w:rPr>
            </w:pPr>
          </w:p>
        </w:tc>
        <w:tc>
          <w:tcPr>
            <w:tcW w:w="2259" w:type="dxa"/>
          </w:tcPr>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Nuevo vendedores</w:t>
            </w:r>
          </w:p>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Modificar</w:t>
            </w:r>
          </w:p>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 xml:space="preserve">Eliminar </w:t>
            </w:r>
          </w:p>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Mostrar Lista de Vendedores</w:t>
            </w:r>
          </w:p>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Regresar a menú</w:t>
            </w:r>
          </w:p>
        </w:tc>
      </w:tr>
      <w:tr w:rsidR="00261E7C" w:rsidRPr="0015600C" w:rsidTr="00594AFF">
        <w:trPr>
          <w:cnfStyle w:val="000000100000"/>
        </w:trPr>
        <w:tc>
          <w:tcPr>
            <w:cnfStyle w:val="001000000000"/>
            <w:tcW w:w="3328" w:type="dxa"/>
          </w:tcPr>
          <w:p w:rsidR="00261E7C" w:rsidRPr="0015600C" w:rsidRDefault="00261E7C" w:rsidP="00594AFF">
            <w:pPr>
              <w:ind w:right="49"/>
              <w:jc w:val="both"/>
              <w:rPr>
                <w:rStyle w:val="Textoennegrita"/>
                <w:rFonts w:ascii="Arial" w:hAnsi="Arial" w:cs="Arial"/>
              </w:rPr>
            </w:pPr>
            <w:r w:rsidRPr="0015600C">
              <w:rPr>
                <w:rStyle w:val="Textoennegrita"/>
                <w:rFonts w:ascii="Arial" w:hAnsi="Arial" w:cs="Arial"/>
              </w:rPr>
              <w:t>Administrar Factura</w:t>
            </w:r>
          </w:p>
        </w:tc>
        <w:tc>
          <w:tcPr>
            <w:tcW w:w="3467" w:type="dxa"/>
          </w:tcPr>
          <w:p w:rsidR="00261E7C" w:rsidRPr="0015600C" w:rsidRDefault="00261E7C" w:rsidP="00594AFF">
            <w:pPr>
              <w:ind w:right="49"/>
              <w:jc w:val="both"/>
              <w:cnfStyle w:val="000000100000"/>
              <w:rPr>
                <w:rStyle w:val="Textoennegrita"/>
                <w:rFonts w:ascii="Arial" w:hAnsi="Arial" w:cs="Arial"/>
              </w:rPr>
            </w:pPr>
            <w:r w:rsidRPr="0015600C">
              <w:rPr>
                <w:rStyle w:val="Textoennegrita"/>
                <w:rFonts w:ascii="Arial" w:hAnsi="Arial" w:cs="Arial"/>
              </w:rPr>
              <w:t>Este proceso permitirá consultar u modificar el reporte generado de factura.</w:t>
            </w:r>
          </w:p>
          <w:p w:rsidR="00261E7C" w:rsidRPr="0015600C" w:rsidRDefault="00261E7C" w:rsidP="00594AFF">
            <w:pPr>
              <w:ind w:right="49"/>
              <w:jc w:val="both"/>
              <w:cnfStyle w:val="000000100000"/>
              <w:rPr>
                <w:rStyle w:val="Textoennegrita"/>
                <w:rFonts w:ascii="Arial" w:hAnsi="Arial" w:cs="Arial"/>
              </w:rPr>
            </w:pPr>
          </w:p>
        </w:tc>
        <w:tc>
          <w:tcPr>
            <w:tcW w:w="2259" w:type="dxa"/>
          </w:tcPr>
          <w:p w:rsidR="00261E7C" w:rsidRPr="0015600C" w:rsidRDefault="00261E7C" w:rsidP="00594AFF">
            <w:pPr>
              <w:ind w:right="49"/>
              <w:jc w:val="both"/>
              <w:cnfStyle w:val="000000100000"/>
              <w:rPr>
                <w:rStyle w:val="Textoennegrita"/>
                <w:rFonts w:ascii="Arial" w:hAnsi="Arial" w:cs="Arial"/>
              </w:rPr>
            </w:pPr>
            <w:r w:rsidRPr="0015600C">
              <w:rPr>
                <w:rStyle w:val="Textoennegrita"/>
                <w:rFonts w:ascii="Arial" w:hAnsi="Arial" w:cs="Arial"/>
              </w:rPr>
              <w:t>Ingresar nueva Factura</w:t>
            </w:r>
          </w:p>
          <w:p w:rsidR="00261E7C" w:rsidRPr="0015600C" w:rsidRDefault="00261E7C" w:rsidP="00594AFF">
            <w:pPr>
              <w:ind w:right="49"/>
              <w:jc w:val="both"/>
              <w:cnfStyle w:val="000000100000"/>
              <w:rPr>
                <w:rStyle w:val="Textoennegrita"/>
                <w:rFonts w:ascii="Arial" w:hAnsi="Arial" w:cs="Arial"/>
              </w:rPr>
            </w:pPr>
            <w:r w:rsidRPr="0015600C">
              <w:rPr>
                <w:rStyle w:val="Textoennegrita"/>
                <w:rFonts w:ascii="Arial" w:hAnsi="Arial" w:cs="Arial"/>
              </w:rPr>
              <w:t>Consultar</w:t>
            </w:r>
          </w:p>
        </w:tc>
      </w:tr>
      <w:tr w:rsidR="00261E7C" w:rsidRPr="0015600C" w:rsidTr="00594AFF">
        <w:tc>
          <w:tcPr>
            <w:cnfStyle w:val="001000000000"/>
            <w:tcW w:w="3328" w:type="dxa"/>
          </w:tcPr>
          <w:p w:rsidR="00261E7C" w:rsidRPr="0015600C" w:rsidRDefault="00261E7C" w:rsidP="00594AFF">
            <w:pPr>
              <w:ind w:right="49"/>
              <w:jc w:val="both"/>
              <w:rPr>
                <w:rStyle w:val="Textoennegrita"/>
                <w:rFonts w:ascii="Arial" w:hAnsi="Arial" w:cs="Arial"/>
              </w:rPr>
            </w:pPr>
            <w:r w:rsidRPr="0015600C">
              <w:rPr>
                <w:rStyle w:val="Textoennegrita"/>
                <w:rFonts w:ascii="Arial" w:hAnsi="Arial" w:cs="Arial"/>
              </w:rPr>
              <w:t>Administrar  Productos</w:t>
            </w:r>
          </w:p>
          <w:p w:rsidR="00261E7C" w:rsidRPr="0015600C" w:rsidRDefault="00261E7C" w:rsidP="00594AFF">
            <w:pPr>
              <w:ind w:right="49"/>
              <w:jc w:val="both"/>
              <w:rPr>
                <w:rStyle w:val="Textoennegrita"/>
                <w:rFonts w:ascii="Arial" w:hAnsi="Arial" w:cs="Arial"/>
              </w:rPr>
            </w:pPr>
          </w:p>
        </w:tc>
        <w:tc>
          <w:tcPr>
            <w:tcW w:w="3467" w:type="dxa"/>
          </w:tcPr>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Este proceso permitirá ingresar nuevos productos, modificar y borrar productos.  El programa debe controlar que cuando el usuario ingresa un nuevo producto y va asignar el código de línea y de proveedor, estos deben existir de lo contrario debe indicar un mensaje al usuario a través de la pantalla.</w:t>
            </w:r>
          </w:p>
          <w:p w:rsidR="00261E7C" w:rsidRPr="0015600C" w:rsidRDefault="00261E7C" w:rsidP="00594AFF">
            <w:pPr>
              <w:ind w:right="49"/>
              <w:jc w:val="both"/>
              <w:cnfStyle w:val="000000000000"/>
              <w:rPr>
                <w:rStyle w:val="Textoennegrita"/>
                <w:rFonts w:ascii="Arial" w:hAnsi="Arial" w:cs="Arial"/>
              </w:rPr>
            </w:pPr>
          </w:p>
        </w:tc>
        <w:tc>
          <w:tcPr>
            <w:tcW w:w="2259" w:type="dxa"/>
          </w:tcPr>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Nuevo Producto</w:t>
            </w:r>
          </w:p>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 xml:space="preserve">Modificar </w:t>
            </w:r>
          </w:p>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 xml:space="preserve">Eliminar </w:t>
            </w:r>
          </w:p>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Mostrar Lista de Productos</w:t>
            </w:r>
          </w:p>
          <w:p w:rsidR="00261E7C" w:rsidRPr="0015600C" w:rsidRDefault="00261E7C" w:rsidP="00594AFF">
            <w:pPr>
              <w:ind w:right="49"/>
              <w:jc w:val="both"/>
              <w:cnfStyle w:val="000000000000"/>
              <w:rPr>
                <w:rStyle w:val="Textoennegrita"/>
                <w:rFonts w:ascii="Arial" w:hAnsi="Arial" w:cs="Arial"/>
              </w:rPr>
            </w:pPr>
            <w:r w:rsidRPr="0015600C">
              <w:rPr>
                <w:rStyle w:val="Textoennegrita"/>
                <w:rFonts w:ascii="Arial" w:hAnsi="Arial" w:cs="Arial"/>
              </w:rPr>
              <w:t xml:space="preserve">Regresar a Menú </w:t>
            </w:r>
          </w:p>
          <w:p w:rsidR="00261E7C" w:rsidRPr="0015600C" w:rsidRDefault="00261E7C" w:rsidP="00594AFF">
            <w:pPr>
              <w:ind w:right="49"/>
              <w:jc w:val="both"/>
              <w:cnfStyle w:val="000000000000"/>
              <w:rPr>
                <w:rStyle w:val="Textoennegrita"/>
                <w:rFonts w:ascii="Arial" w:hAnsi="Arial" w:cs="Arial"/>
              </w:rPr>
            </w:pPr>
          </w:p>
        </w:tc>
      </w:tr>
    </w:tbl>
    <w:p w:rsidR="00261E7C" w:rsidRPr="0015600C" w:rsidRDefault="00261E7C" w:rsidP="00261E7C">
      <w:pPr>
        <w:ind w:right="49"/>
        <w:jc w:val="both"/>
        <w:rPr>
          <w:rStyle w:val="Textoennegrita"/>
          <w:rFonts w:ascii="Arial" w:hAnsi="Arial" w:cs="Arial"/>
        </w:rPr>
      </w:pPr>
    </w:p>
    <w:p w:rsidR="00261E7C" w:rsidRPr="0015600C" w:rsidRDefault="00261E7C" w:rsidP="00261E7C">
      <w:pPr>
        <w:ind w:right="49"/>
        <w:jc w:val="both"/>
        <w:rPr>
          <w:rStyle w:val="Textoennegrita"/>
          <w:rFonts w:ascii="Arial" w:hAnsi="Arial" w:cs="Arial"/>
        </w:rPr>
      </w:pPr>
    </w:p>
    <w:p w:rsidR="00261E7C" w:rsidRPr="00BF1542" w:rsidRDefault="00261E7C" w:rsidP="00BF1542">
      <w:pPr>
        <w:ind w:right="49"/>
        <w:jc w:val="both"/>
        <w:rPr>
          <w:rStyle w:val="Textoennegrita"/>
          <w:rFonts w:ascii="Arial" w:hAnsi="Arial" w:cs="Arial"/>
        </w:rPr>
      </w:pPr>
      <w:r w:rsidRPr="00BF1542">
        <w:rPr>
          <w:rStyle w:val="Textoennegrita"/>
          <w:rFonts w:ascii="Arial" w:hAnsi="Arial" w:cs="Arial"/>
        </w:rPr>
        <w:t>Generación de  Facturas</w:t>
      </w:r>
    </w:p>
    <w:p w:rsidR="00261E7C" w:rsidRPr="0015600C" w:rsidRDefault="00261E7C" w:rsidP="00261E7C">
      <w:pPr>
        <w:ind w:right="49"/>
        <w:jc w:val="both"/>
        <w:rPr>
          <w:rStyle w:val="Textoennegrita"/>
          <w:rFonts w:ascii="Arial" w:hAnsi="Arial" w:cs="Arial"/>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Este proceso es muy importante porque aquí es donde se utilizan todas las estructuras creadas, productos, clientes, pedidos, proveedores, etcétera.</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 xml:space="preserve">El usuario solamente deberá ingresar los códigos del, cliente y producto, el sistema deberá desplegar el resto de la información de cada uno de ellos, por </w:t>
      </w:r>
      <w:r w:rsidRPr="0015600C">
        <w:rPr>
          <w:rStyle w:val="Textoennegrita"/>
          <w:rFonts w:ascii="Arial" w:hAnsi="Arial" w:cs="Arial"/>
          <w:b w:val="0"/>
        </w:rPr>
        <w:lastRenderedPageBreak/>
        <w:t>ejemplo, el usuario digita el código de producto y el sistema despliega automáticamente la descripción y el precio unitario.</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El sistema debe validar que si la cantidad de producto digitada sobrepasa la cantidad en existencia no se pueda facturar dicha cantidad, al contrario debe desplegar un mensaje al usuario de que la cantidad existente es menor y cuanto hay en existencia.</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El sistema debe automáticamente aplicar el impuesto de venta (16%) a los productos de la factura, solo a los productos que no están exentos.</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 xml:space="preserve">Al finalizar y aceptar la factura el sistema aplicará del total de la factura un 4% de comisión. </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 xml:space="preserve">Al finalizar y aceptar la factura el sistema debe de rebajar automáticamente la cantidad factura del producto en el campo existencia del producto. </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Si después de aplicar el rebajo la cantidad en existencia es menor al campo mínimo, deberá crear en forma automática un pedido por la cantidad máxima del producto y al proveedor asignado, guardando en la estructura que se llama pedidos.</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La factura debe contener, número de factura, Fecha, Código y nombre de cliente, Código y nombre de vendedor, Código de producto, descripción de producto, cantidad, precio unitario, subtotal, impuesto de ventas, Monto total</w:t>
      </w:r>
    </w:p>
    <w:p w:rsidR="00261E7C" w:rsidRPr="0015600C" w:rsidRDefault="00261E7C" w:rsidP="00261E7C">
      <w:pPr>
        <w:ind w:right="49"/>
        <w:jc w:val="both"/>
        <w:rPr>
          <w:rStyle w:val="Textoennegrita"/>
          <w:rFonts w:ascii="Arial" w:hAnsi="Arial" w:cs="Arial"/>
        </w:rPr>
      </w:pPr>
    </w:p>
    <w:p w:rsidR="00261E7C" w:rsidRDefault="00261E7C" w:rsidP="00261E7C">
      <w:pPr>
        <w:ind w:right="49"/>
        <w:jc w:val="both"/>
        <w:rPr>
          <w:rStyle w:val="Textoennegrita"/>
          <w:rFonts w:ascii="Arial" w:hAnsi="Arial" w:cs="Arial"/>
        </w:rPr>
      </w:pPr>
    </w:p>
    <w:p w:rsidR="00BF1542" w:rsidRDefault="00BF1542" w:rsidP="00261E7C">
      <w:pPr>
        <w:ind w:right="49"/>
        <w:jc w:val="both"/>
        <w:rPr>
          <w:rStyle w:val="Textoennegrita"/>
          <w:rFonts w:ascii="Arial" w:hAnsi="Arial" w:cs="Arial"/>
        </w:rPr>
      </w:pPr>
    </w:p>
    <w:p w:rsidR="00BF1542" w:rsidRDefault="00BF1542" w:rsidP="00261E7C">
      <w:pPr>
        <w:ind w:right="49"/>
        <w:jc w:val="both"/>
        <w:rPr>
          <w:rStyle w:val="Textoennegrita"/>
          <w:rFonts w:ascii="Arial" w:hAnsi="Arial" w:cs="Arial"/>
        </w:rPr>
      </w:pPr>
    </w:p>
    <w:p w:rsidR="00BF1542" w:rsidRDefault="00BF1542" w:rsidP="00261E7C">
      <w:pPr>
        <w:ind w:right="49"/>
        <w:jc w:val="both"/>
        <w:rPr>
          <w:rStyle w:val="Textoennegrita"/>
          <w:rFonts w:ascii="Arial" w:hAnsi="Arial" w:cs="Arial"/>
        </w:rPr>
      </w:pPr>
    </w:p>
    <w:p w:rsidR="00BF1542" w:rsidRDefault="00BF1542" w:rsidP="00261E7C">
      <w:pPr>
        <w:ind w:right="49"/>
        <w:jc w:val="both"/>
        <w:rPr>
          <w:rStyle w:val="Textoennegrita"/>
          <w:rFonts w:ascii="Arial" w:hAnsi="Arial" w:cs="Arial"/>
        </w:rPr>
      </w:pPr>
    </w:p>
    <w:p w:rsidR="00BF1542" w:rsidRDefault="00BF1542" w:rsidP="00261E7C">
      <w:pPr>
        <w:ind w:right="49"/>
        <w:jc w:val="both"/>
        <w:rPr>
          <w:rStyle w:val="Textoennegrita"/>
          <w:rFonts w:ascii="Arial" w:hAnsi="Arial" w:cs="Arial"/>
        </w:rPr>
      </w:pPr>
    </w:p>
    <w:p w:rsidR="00BF1542" w:rsidRDefault="00BF1542" w:rsidP="00261E7C">
      <w:pPr>
        <w:ind w:right="49"/>
        <w:jc w:val="both"/>
        <w:rPr>
          <w:rStyle w:val="Textoennegrita"/>
          <w:rFonts w:ascii="Arial" w:hAnsi="Arial" w:cs="Arial"/>
        </w:rPr>
      </w:pPr>
    </w:p>
    <w:p w:rsidR="00BF1542" w:rsidRDefault="00BF1542" w:rsidP="00261E7C">
      <w:pPr>
        <w:ind w:right="49"/>
        <w:jc w:val="both"/>
        <w:rPr>
          <w:rStyle w:val="Textoennegrita"/>
          <w:rFonts w:ascii="Arial" w:hAnsi="Arial" w:cs="Arial"/>
        </w:rPr>
      </w:pPr>
    </w:p>
    <w:p w:rsidR="00BF1542" w:rsidRDefault="00BF1542" w:rsidP="00261E7C">
      <w:pPr>
        <w:ind w:right="49"/>
        <w:jc w:val="both"/>
        <w:rPr>
          <w:rStyle w:val="Textoennegrita"/>
          <w:rFonts w:ascii="Arial" w:hAnsi="Arial" w:cs="Arial"/>
        </w:rPr>
      </w:pPr>
    </w:p>
    <w:p w:rsidR="00BF1542" w:rsidRPr="0015600C" w:rsidRDefault="00BF1542" w:rsidP="00261E7C">
      <w:pPr>
        <w:ind w:right="49"/>
        <w:jc w:val="both"/>
        <w:rPr>
          <w:rStyle w:val="Textoennegrita"/>
          <w:rFonts w:ascii="Arial" w:hAnsi="Arial" w:cs="Arial"/>
        </w:rPr>
      </w:pPr>
    </w:p>
    <w:p w:rsidR="00261E7C" w:rsidRPr="0015600C" w:rsidRDefault="00BE19A5" w:rsidP="00BE19A5">
      <w:pPr>
        <w:pStyle w:val="Prrafodelista"/>
        <w:ind w:left="0" w:right="49"/>
        <w:rPr>
          <w:rStyle w:val="Textoennegrita"/>
          <w:rFonts w:ascii="Arial" w:hAnsi="Arial" w:cs="Arial"/>
        </w:rPr>
      </w:pPr>
      <w:r>
        <w:rPr>
          <w:rStyle w:val="Textoennegrita"/>
          <w:rFonts w:ascii="Arial" w:hAnsi="Arial" w:cs="Arial"/>
        </w:rPr>
        <w:t>Generación De Consultas</w:t>
      </w:r>
    </w:p>
    <w:p w:rsidR="00261E7C" w:rsidRPr="0015600C" w:rsidRDefault="00261E7C" w:rsidP="00261E7C">
      <w:pPr>
        <w:ind w:right="49"/>
        <w:jc w:val="both"/>
        <w:rPr>
          <w:rStyle w:val="Textoennegrita"/>
          <w:rFonts w:ascii="Arial" w:hAnsi="Arial" w:cs="Arial"/>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Consulta General de Productos: Muestra un listado de todos los productos con todos sus campos. Despliega todos los campos del producto.</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lastRenderedPageBreak/>
        <w:t>Lista general de pedidos: consulta despliega todas las facturas emitidas a un cliente específico.  Los campos de la consulta son: Número de Pedido, código de proveedor, código de producto y cantidad.</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Facturas por cliente: La consulta despliega todas las facturas correspondientes a un vendedor. Los campos de la consulta son: Código,  Número de factura, monto. El usuario solo debe ingresar el código del cliente.</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r w:rsidRPr="0015600C">
        <w:rPr>
          <w:rStyle w:val="Textoennegrita"/>
          <w:rFonts w:ascii="Arial" w:hAnsi="Arial" w:cs="Arial"/>
          <w:b w:val="0"/>
        </w:rPr>
        <w:t>Lista General de Facturas: Despliega un listado general de todas las facturas emitidas por el almacén.  Los campos que se despliegan son: Número de factura, fecha, código de cliente, código vendedor, monto total de factura.</w:t>
      </w:r>
    </w:p>
    <w:p w:rsidR="00261E7C" w:rsidRPr="0015600C" w:rsidRDefault="00261E7C" w:rsidP="00261E7C">
      <w:pPr>
        <w:ind w:right="49"/>
        <w:jc w:val="both"/>
        <w:rPr>
          <w:rStyle w:val="Textoennegrita"/>
          <w:rFonts w:ascii="Arial" w:hAnsi="Arial" w:cs="Arial"/>
          <w:b w:val="0"/>
        </w:rPr>
      </w:pPr>
    </w:p>
    <w:p w:rsidR="00261E7C" w:rsidRPr="0015600C" w:rsidRDefault="00261E7C" w:rsidP="00261E7C">
      <w:pPr>
        <w:ind w:right="49"/>
        <w:jc w:val="both"/>
        <w:rPr>
          <w:rStyle w:val="Textoennegrita"/>
          <w:rFonts w:ascii="Arial" w:hAnsi="Arial" w:cs="Arial"/>
          <w:b w:val="0"/>
        </w:rPr>
      </w:pPr>
    </w:p>
    <w:p w:rsidR="00F1372F" w:rsidRPr="0015600C" w:rsidRDefault="00261E7C" w:rsidP="00435994">
      <w:pPr>
        <w:ind w:right="49"/>
        <w:jc w:val="both"/>
        <w:rPr>
          <w:rStyle w:val="Textoennegrita"/>
          <w:rFonts w:ascii="Arial" w:hAnsi="Arial" w:cs="Arial"/>
        </w:rPr>
      </w:pPr>
      <w:r w:rsidRPr="0015600C">
        <w:rPr>
          <w:rStyle w:val="Textoennegrita"/>
          <w:rFonts w:ascii="Arial" w:hAnsi="Arial" w:cs="Arial"/>
          <w:b w:val="0"/>
        </w:rPr>
        <w:t>Requerimientos de Software (Sistema operativo en el que va a funcionar el sistema de información)</w:t>
      </w:r>
    </w:p>
    <w:p w:rsidR="00F1372F" w:rsidRDefault="00F1372F"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jc w:val="center"/>
        <w:rPr>
          <w:rStyle w:val="Textoennegrita"/>
          <w:rFonts w:ascii="Arial" w:hAnsi="Arial" w:cs="Arial"/>
        </w:rPr>
      </w:pPr>
    </w:p>
    <w:p w:rsidR="00BF1542" w:rsidRDefault="00BF1542" w:rsidP="00F1372F">
      <w:pPr>
        <w:ind w:right="49"/>
        <w:rPr>
          <w:rStyle w:val="Textoennegrita"/>
          <w:rFonts w:ascii="Arial" w:hAnsi="Arial" w:cs="Arial"/>
        </w:rPr>
      </w:pPr>
    </w:p>
    <w:p w:rsidR="00F1372F" w:rsidRPr="0015600C" w:rsidRDefault="00713663" w:rsidP="00F1372F">
      <w:pPr>
        <w:ind w:right="49"/>
        <w:rPr>
          <w:rStyle w:val="Textoennegrita"/>
          <w:rFonts w:ascii="Arial" w:hAnsi="Arial" w:cs="Arial"/>
        </w:rPr>
      </w:pPr>
      <w:r w:rsidRPr="0015600C">
        <w:rPr>
          <w:rStyle w:val="Textoennegrita"/>
          <w:rFonts w:ascii="Arial" w:hAnsi="Arial" w:cs="Arial"/>
        </w:rPr>
        <w:t>Funcionales</w:t>
      </w:r>
    </w:p>
    <w:p w:rsidR="00435994" w:rsidRDefault="00435994" w:rsidP="00435994">
      <w:pPr>
        <w:pStyle w:val="Prrafodelista"/>
        <w:ind w:left="426" w:right="49"/>
        <w:jc w:val="both"/>
        <w:rPr>
          <w:rStyle w:val="Textoennegrita"/>
          <w:rFonts w:ascii="Arial" w:hAnsi="Arial" w:cs="Arial"/>
          <w:b w:val="0"/>
        </w:rPr>
      </w:pPr>
    </w:p>
    <w:p w:rsidR="00F1372F" w:rsidRPr="00435994" w:rsidRDefault="00F1372F" w:rsidP="002234BA">
      <w:pPr>
        <w:pStyle w:val="Prrafodelista"/>
        <w:numPr>
          <w:ilvl w:val="0"/>
          <w:numId w:val="31"/>
        </w:numPr>
        <w:ind w:left="426" w:right="49" w:hanging="284"/>
        <w:jc w:val="both"/>
        <w:rPr>
          <w:rStyle w:val="Textoennegrita"/>
          <w:rFonts w:ascii="Arial" w:hAnsi="Arial" w:cs="Arial"/>
          <w:b w:val="0"/>
        </w:rPr>
      </w:pPr>
      <w:r w:rsidRPr="00435994">
        <w:rPr>
          <w:rStyle w:val="Textoennegrita"/>
          <w:rFonts w:ascii="Arial" w:hAnsi="Arial" w:cs="Arial"/>
          <w:b w:val="0"/>
        </w:rPr>
        <w:t>Actualizar cliente:</w:t>
      </w:r>
    </w:p>
    <w:p w:rsidR="00F1372F" w:rsidRPr="00BE19A5" w:rsidRDefault="00F1372F" w:rsidP="002234BA">
      <w:pPr>
        <w:pStyle w:val="Prrafodelista"/>
        <w:numPr>
          <w:ilvl w:val="0"/>
          <w:numId w:val="30"/>
        </w:numPr>
        <w:ind w:left="709" w:right="49"/>
        <w:jc w:val="both"/>
        <w:rPr>
          <w:rStyle w:val="Textoennegrita"/>
          <w:rFonts w:ascii="Arial" w:hAnsi="Arial" w:cs="Arial"/>
          <w:b w:val="0"/>
        </w:rPr>
      </w:pPr>
      <w:r w:rsidRPr="00BE19A5">
        <w:rPr>
          <w:rStyle w:val="Textoennegrita"/>
          <w:rFonts w:ascii="Arial" w:hAnsi="Arial" w:cs="Arial"/>
          <w:b w:val="0"/>
        </w:rPr>
        <w:t>Debe permitir ingresar al sistema al administrador con Nombre de Usuario y contraseña</w:t>
      </w:r>
    </w:p>
    <w:p w:rsidR="00F1372F" w:rsidRPr="00BE19A5" w:rsidRDefault="00F1372F" w:rsidP="002234BA">
      <w:pPr>
        <w:pStyle w:val="Prrafodelista"/>
        <w:numPr>
          <w:ilvl w:val="0"/>
          <w:numId w:val="30"/>
        </w:numPr>
        <w:ind w:left="709" w:right="49"/>
        <w:jc w:val="both"/>
        <w:rPr>
          <w:rStyle w:val="Textoennegrita"/>
          <w:rFonts w:ascii="Arial" w:hAnsi="Arial" w:cs="Arial"/>
          <w:b w:val="0"/>
        </w:rPr>
      </w:pPr>
      <w:r w:rsidRPr="00BE19A5">
        <w:rPr>
          <w:rStyle w:val="Textoennegrita"/>
          <w:rFonts w:ascii="Arial" w:hAnsi="Arial" w:cs="Arial"/>
          <w:b w:val="0"/>
        </w:rPr>
        <w:lastRenderedPageBreak/>
        <w:t>Deber permitir encontrar un cliente ingresando datos de dicho cliente</w:t>
      </w:r>
    </w:p>
    <w:p w:rsidR="00F1372F" w:rsidRPr="00BE19A5" w:rsidRDefault="00F1372F" w:rsidP="002234BA">
      <w:pPr>
        <w:pStyle w:val="Prrafodelista"/>
        <w:numPr>
          <w:ilvl w:val="0"/>
          <w:numId w:val="30"/>
        </w:numPr>
        <w:ind w:left="709" w:right="49"/>
        <w:jc w:val="both"/>
        <w:rPr>
          <w:rStyle w:val="Textoennegrita"/>
          <w:rFonts w:ascii="Arial" w:hAnsi="Arial" w:cs="Arial"/>
          <w:b w:val="0"/>
        </w:rPr>
      </w:pPr>
      <w:r w:rsidRPr="00BE19A5">
        <w:rPr>
          <w:rStyle w:val="Textoennegrita"/>
          <w:rFonts w:ascii="Arial" w:hAnsi="Arial" w:cs="Arial"/>
          <w:b w:val="0"/>
        </w:rPr>
        <w:t>Proporcionar formulario de actualización de datos y permitir la modificación del mismo</w:t>
      </w:r>
    </w:p>
    <w:p w:rsidR="00F1372F" w:rsidRPr="00BE19A5" w:rsidRDefault="00F1372F" w:rsidP="002234BA">
      <w:pPr>
        <w:pStyle w:val="Prrafodelista"/>
        <w:numPr>
          <w:ilvl w:val="0"/>
          <w:numId w:val="30"/>
        </w:numPr>
        <w:ind w:left="709" w:right="49"/>
        <w:jc w:val="both"/>
        <w:rPr>
          <w:rStyle w:val="Textoennegrita"/>
          <w:rFonts w:ascii="Arial" w:hAnsi="Arial" w:cs="Arial"/>
          <w:b w:val="0"/>
        </w:rPr>
      </w:pPr>
      <w:r w:rsidRPr="00BE19A5">
        <w:rPr>
          <w:rStyle w:val="Textoennegrita"/>
          <w:rFonts w:ascii="Arial" w:hAnsi="Arial" w:cs="Arial"/>
          <w:b w:val="0"/>
        </w:rPr>
        <w:t>Comprobar nuevos datos (coherencia, validez, etc.)</w:t>
      </w:r>
    </w:p>
    <w:p w:rsidR="00F1372F" w:rsidRPr="00BE19A5" w:rsidRDefault="00F1372F" w:rsidP="002234BA">
      <w:pPr>
        <w:pStyle w:val="Prrafodelista"/>
        <w:numPr>
          <w:ilvl w:val="0"/>
          <w:numId w:val="30"/>
        </w:numPr>
        <w:ind w:left="709" w:right="49"/>
        <w:jc w:val="both"/>
        <w:rPr>
          <w:rStyle w:val="Textoennegrita"/>
          <w:rFonts w:ascii="Arial" w:hAnsi="Arial" w:cs="Arial"/>
          <w:b w:val="0"/>
        </w:rPr>
      </w:pPr>
      <w:r w:rsidRPr="00BE19A5">
        <w:rPr>
          <w:rStyle w:val="Textoennegrita"/>
          <w:rFonts w:ascii="Arial" w:hAnsi="Arial" w:cs="Arial"/>
          <w:b w:val="0"/>
        </w:rPr>
        <w:t>Validar el formulario</w:t>
      </w:r>
    </w:p>
    <w:p w:rsidR="00F1372F" w:rsidRPr="00BE19A5" w:rsidRDefault="00F1372F" w:rsidP="002234BA">
      <w:pPr>
        <w:pStyle w:val="Prrafodelista"/>
        <w:numPr>
          <w:ilvl w:val="0"/>
          <w:numId w:val="30"/>
        </w:numPr>
        <w:ind w:left="709" w:right="49"/>
        <w:jc w:val="both"/>
        <w:rPr>
          <w:rStyle w:val="Textoennegrita"/>
          <w:rFonts w:ascii="Arial" w:hAnsi="Arial" w:cs="Arial"/>
          <w:b w:val="0"/>
        </w:rPr>
      </w:pPr>
      <w:r w:rsidRPr="00BE19A5">
        <w:rPr>
          <w:rStyle w:val="Textoennegrita"/>
          <w:rFonts w:ascii="Arial" w:hAnsi="Arial" w:cs="Arial"/>
          <w:b w:val="0"/>
        </w:rPr>
        <w:t>Almacenar los datos actualizados del cliente</w:t>
      </w:r>
    </w:p>
    <w:p w:rsidR="00F1372F" w:rsidRPr="00BE19A5" w:rsidRDefault="00F1372F" w:rsidP="002234BA">
      <w:pPr>
        <w:pStyle w:val="Prrafodelista"/>
        <w:numPr>
          <w:ilvl w:val="0"/>
          <w:numId w:val="30"/>
        </w:numPr>
        <w:ind w:left="709" w:right="49"/>
        <w:jc w:val="both"/>
        <w:rPr>
          <w:rStyle w:val="Textoennegrita"/>
          <w:rFonts w:ascii="Arial" w:hAnsi="Arial" w:cs="Arial"/>
          <w:b w:val="0"/>
        </w:rPr>
      </w:pPr>
      <w:r w:rsidRPr="00BE19A5">
        <w:rPr>
          <w:rStyle w:val="Textoennegrita"/>
          <w:rFonts w:ascii="Arial" w:hAnsi="Arial" w:cs="Arial"/>
          <w:b w:val="0"/>
        </w:rPr>
        <w:t>El sistema automáticamente almacenará la fecha de modificación de datos del cliente</w:t>
      </w:r>
    </w:p>
    <w:p w:rsidR="00F1372F" w:rsidRPr="00BE19A5" w:rsidRDefault="00F1372F" w:rsidP="002234BA">
      <w:pPr>
        <w:pStyle w:val="Prrafodelista"/>
        <w:numPr>
          <w:ilvl w:val="0"/>
          <w:numId w:val="30"/>
        </w:numPr>
        <w:ind w:left="709" w:right="49"/>
        <w:jc w:val="both"/>
        <w:rPr>
          <w:rStyle w:val="Textoennegrita"/>
          <w:rFonts w:ascii="Arial" w:hAnsi="Arial" w:cs="Arial"/>
          <w:b w:val="0"/>
        </w:rPr>
      </w:pPr>
      <w:r w:rsidRPr="00BE19A5">
        <w:rPr>
          <w:rStyle w:val="Textoennegrita"/>
          <w:rFonts w:ascii="Arial" w:hAnsi="Arial" w:cs="Arial"/>
          <w:b w:val="0"/>
        </w:rPr>
        <w:t>El sistema imprime un comprobante de actualización de cliente</w:t>
      </w:r>
    </w:p>
    <w:p w:rsidR="00F1372F" w:rsidRPr="0015600C" w:rsidRDefault="00F1372F" w:rsidP="00F1372F">
      <w:pPr>
        <w:ind w:right="49"/>
        <w:jc w:val="both"/>
        <w:rPr>
          <w:rStyle w:val="Textoennegrita"/>
          <w:rFonts w:ascii="Arial" w:hAnsi="Arial" w:cs="Arial"/>
          <w:b w:val="0"/>
        </w:rPr>
      </w:pPr>
    </w:p>
    <w:p w:rsidR="00F1372F" w:rsidRPr="0015600C" w:rsidRDefault="00F1372F" w:rsidP="002234BA">
      <w:pPr>
        <w:numPr>
          <w:ilvl w:val="0"/>
          <w:numId w:val="11"/>
        </w:numPr>
        <w:ind w:right="49"/>
        <w:jc w:val="both"/>
        <w:rPr>
          <w:rStyle w:val="Textoennegrita"/>
          <w:rFonts w:ascii="Arial" w:hAnsi="Arial" w:cs="Arial"/>
          <w:b w:val="0"/>
        </w:rPr>
      </w:pPr>
      <w:r w:rsidRPr="0015600C">
        <w:rPr>
          <w:rStyle w:val="Textoennegrita"/>
          <w:rFonts w:ascii="Arial" w:hAnsi="Arial" w:cs="Arial"/>
          <w:b w:val="0"/>
        </w:rPr>
        <w:t>Actualizar producto: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permitir el ingreso de un administrador con su respectivo Nombre de Usuario y Contraseña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permitir encontrar un producto ingresando sus datos de identificación bien sea el nombre o el id</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muestra el formulario de modificación de producto y permita la modificación de este</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comprobar los datos ingresados del producto verificando que no hayan incoherencias y/o datos sin llenar</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Validar y almacenar las actualizaciones del producto</w:t>
      </w:r>
    </w:p>
    <w:p w:rsidR="00F1372F" w:rsidRPr="00BF1542" w:rsidRDefault="00F1372F" w:rsidP="002234BA">
      <w:pPr>
        <w:numPr>
          <w:ilvl w:val="1"/>
          <w:numId w:val="11"/>
        </w:numPr>
        <w:ind w:left="709" w:right="49"/>
        <w:jc w:val="both"/>
        <w:rPr>
          <w:rStyle w:val="Textoennegrita"/>
          <w:rFonts w:ascii="Arial" w:hAnsi="Arial" w:cs="Arial"/>
          <w:b w:val="0"/>
        </w:rPr>
      </w:pPr>
      <w:r w:rsidRPr="00BF1542">
        <w:rPr>
          <w:rStyle w:val="Textoennegrita"/>
          <w:rFonts w:ascii="Arial" w:hAnsi="Arial" w:cs="Arial"/>
          <w:b w:val="0"/>
        </w:rPr>
        <w:t>El sistema debe imprimir un comprobante de actualización de producto</w:t>
      </w:r>
    </w:p>
    <w:p w:rsidR="00F1372F" w:rsidRDefault="00F1372F" w:rsidP="00F1372F">
      <w:pPr>
        <w:ind w:right="49"/>
        <w:jc w:val="both"/>
        <w:rPr>
          <w:rStyle w:val="Textoennegrita"/>
          <w:rFonts w:ascii="Arial" w:hAnsi="Arial" w:cs="Arial"/>
          <w:b w:val="0"/>
        </w:rPr>
      </w:pPr>
    </w:p>
    <w:p w:rsidR="00435994" w:rsidRPr="0015600C" w:rsidRDefault="00435994" w:rsidP="00F1372F">
      <w:pPr>
        <w:ind w:right="49"/>
        <w:jc w:val="both"/>
        <w:rPr>
          <w:rStyle w:val="Textoennegrita"/>
          <w:rFonts w:ascii="Arial" w:hAnsi="Arial" w:cs="Arial"/>
          <w:b w:val="0"/>
        </w:rPr>
      </w:pPr>
    </w:p>
    <w:p w:rsidR="00F1372F" w:rsidRPr="0015600C" w:rsidRDefault="00F1372F" w:rsidP="002234BA">
      <w:pPr>
        <w:numPr>
          <w:ilvl w:val="0"/>
          <w:numId w:val="11"/>
        </w:numPr>
        <w:ind w:left="426" w:right="49"/>
        <w:jc w:val="both"/>
        <w:rPr>
          <w:rStyle w:val="Textoennegrita"/>
          <w:rFonts w:ascii="Arial" w:hAnsi="Arial" w:cs="Arial"/>
          <w:b w:val="0"/>
        </w:rPr>
      </w:pPr>
      <w:r w:rsidRPr="0015600C">
        <w:rPr>
          <w:rStyle w:val="Textoennegrita"/>
          <w:rFonts w:ascii="Arial" w:hAnsi="Arial" w:cs="Arial"/>
          <w:b w:val="0"/>
        </w:rPr>
        <w:t>Actualizar usuario: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debe permitir el ingreso del administrador con su respectivo Nombre de Usuario y Contraseña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permitir encontrar un usuario ingresando sus datos personales</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proporcionara un formulario de actualización de datos y debe permitir la modificación del mismo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comprobar los datos ingresados por el administrador (coherencia, validez, etc.)</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Validar el formulario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 xml:space="preserve"> Almacenar los datos actualizados del usuario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automáticamente almacenará la fecha de modificación de datos del usuario</w:t>
      </w:r>
    </w:p>
    <w:p w:rsidR="00F1372F" w:rsidRDefault="00F1372F" w:rsidP="002234BA">
      <w:pPr>
        <w:numPr>
          <w:ilvl w:val="1"/>
          <w:numId w:val="11"/>
        </w:numPr>
        <w:ind w:left="709" w:right="49"/>
        <w:jc w:val="both"/>
        <w:rPr>
          <w:rStyle w:val="Textoennegrita"/>
          <w:rFonts w:ascii="Arial" w:hAnsi="Arial" w:cs="Arial"/>
          <w:b w:val="0"/>
        </w:rPr>
      </w:pPr>
      <w:r w:rsidRPr="00BF1542">
        <w:rPr>
          <w:rStyle w:val="Textoennegrita"/>
          <w:rFonts w:ascii="Arial" w:hAnsi="Arial" w:cs="Arial"/>
          <w:b w:val="0"/>
        </w:rPr>
        <w:t>El sistema debe imprimir un comprobante de actualización de usuario</w:t>
      </w:r>
    </w:p>
    <w:p w:rsidR="00BF1542" w:rsidRDefault="00BF1542" w:rsidP="00BF1542">
      <w:pPr>
        <w:ind w:right="49"/>
        <w:jc w:val="both"/>
        <w:rPr>
          <w:rStyle w:val="Textoennegrita"/>
          <w:rFonts w:ascii="Arial" w:hAnsi="Arial" w:cs="Arial"/>
          <w:b w:val="0"/>
        </w:rPr>
      </w:pPr>
    </w:p>
    <w:p w:rsidR="00BF1542" w:rsidRPr="00BF1542" w:rsidRDefault="00BF1542" w:rsidP="00BF1542">
      <w:pPr>
        <w:ind w:right="49"/>
        <w:jc w:val="both"/>
        <w:rPr>
          <w:rStyle w:val="Textoennegrita"/>
          <w:rFonts w:ascii="Arial" w:hAnsi="Arial" w:cs="Arial"/>
          <w:b w:val="0"/>
        </w:rPr>
      </w:pPr>
    </w:p>
    <w:p w:rsidR="00F1372F" w:rsidRPr="0015600C" w:rsidRDefault="00F1372F" w:rsidP="002234BA">
      <w:pPr>
        <w:numPr>
          <w:ilvl w:val="0"/>
          <w:numId w:val="11"/>
        </w:numPr>
        <w:ind w:left="426" w:right="49"/>
        <w:jc w:val="both"/>
        <w:rPr>
          <w:rStyle w:val="Textoennegrita"/>
          <w:rFonts w:ascii="Arial" w:hAnsi="Arial" w:cs="Arial"/>
          <w:b w:val="0"/>
        </w:rPr>
      </w:pPr>
      <w:r w:rsidRPr="0015600C">
        <w:rPr>
          <w:rStyle w:val="Textoennegrita"/>
          <w:rFonts w:ascii="Arial" w:hAnsi="Arial" w:cs="Arial"/>
          <w:b w:val="0"/>
        </w:rPr>
        <w:t>Agregar cliente:</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debe permitir el ingreso del administrador con su respectivo Nombre de Usuario y Contraseña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debe proporcionar el formulario de inscripción de un cliente nuevo y debe permitir la modificación del mismo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lastRenderedPageBreak/>
        <w:t>Al recibir el formulario debidamente diligenciado debe hacer un chequeo de dicho formulario, verificando que no hayan datos sin llenar o que alguno de ellos no tengan coherencia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validar el formulario y almacenarlo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crear un nuevo cliente en su base de datos</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debe imprimir un comprobante de almacenamiento exitosa</w:t>
      </w:r>
    </w:p>
    <w:p w:rsidR="00F1372F" w:rsidRPr="0015600C" w:rsidRDefault="00F1372F" w:rsidP="00435994">
      <w:pPr>
        <w:ind w:left="426" w:right="49" w:hanging="284"/>
        <w:jc w:val="both"/>
        <w:rPr>
          <w:rStyle w:val="Textoennegrita"/>
          <w:rFonts w:ascii="Arial" w:hAnsi="Arial" w:cs="Arial"/>
          <w:b w:val="0"/>
        </w:rPr>
      </w:pPr>
    </w:p>
    <w:p w:rsidR="00F1372F" w:rsidRPr="0015600C" w:rsidRDefault="00F1372F" w:rsidP="002234BA">
      <w:pPr>
        <w:numPr>
          <w:ilvl w:val="0"/>
          <w:numId w:val="11"/>
        </w:numPr>
        <w:tabs>
          <w:tab w:val="clear" w:pos="360"/>
          <w:tab w:val="num" w:pos="426"/>
        </w:tabs>
        <w:ind w:left="426" w:right="49" w:hanging="426"/>
        <w:jc w:val="both"/>
        <w:rPr>
          <w:rStyle w:val="Textoennegrita"/>
          <w:rFonts w:ascii="Arial" w:hAnsi="Arial" w:cs="Arial"/>
          <w:b w:val="0"/>
        </w:rPr>
      </w:pPr>
      <w:r w:rsidRPr="0015600C">
        <w:rPr>
          <w:rStyle w:val="Textoennegrita"/>
          <w:rFonts w:ascii="Arial" w:hAnsi="Arial" w:cs="Arial"/>
          <w:b w:val="0"/>
        </w:rPr>
        <w:t>Agregar usuario</w:t>
      </w:r>
      <w:r w:rsidR="00435994">
        <w:rPr>
          <w:rStyle w:val="Textoennegrita"/>
          <w:rFonts w:ascii="Arial" w:hAnsi="Arial" w:cs="Arial"/>
          <w:b w:val="0"/>
        </w:rPr>
        <w:t>:</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permitir el ingreso de un administrador con su respectivo Nombre de Usuario y Contraseña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proporcionar un formulario de inscripción de nuevo usuario y deber permitir la modificación de dicho formulario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al recibir el formulario diligenciado debe hacer un chequeo de este comprobando que no hayan datos por llenar o que alguno no tenga coherencia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validar el formulario y almacenarlo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crear un nuevo usuario en su base de datos</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imprimir un comprobante de almacenamiento exitosa</w:t>
      </w:r>
    </w:p>
    <w:p w:rsidR="00435994" w:rsidRPr="0015600C" w:rsidRDefault="00435994" w:rsidP="00F1372F">
      <w:pPr>
        <w:ind w:right="49"/>
        <w:jc w:val="both"/>
        <w:rPr>
          <w:rStyle w:val="Textoennegrita"/>
          <w:rFonts w:ascii="Arial" w:hAnsi="Arial" w:cs="Arial"/>
          <w:b w:val="0"/>
        </w:rPr>
      </w:pPr>
    </w:p>
    <w:p w:rsidR="00F1372F" w:rsidRPr="0015600C" w:rsidRDefault="00F1372F" w:rsidP="002234BA">
      <w:pPr>
        <w:numPr>
          <w:ilvl w:val="0"/>
          <w:numId w:val="11"/>
        </w:numPr>
        <w:tabs>
          <w:tab w:val="clear" w:pos="360"/>
          <w:tab w:val="num" w:pos="426"/>
        </w:tabs>
        <w:ind w:left="426" w:right="49" w:hanging="426"/>
        <w:jc w:val="both"/>
        <w:rPr>
          <w:rStyle w:val="Textoennegrita"/>
          <w:rFonts w:ascii="Arial" w:hAnsi="Arial" w:cs="Arial"/>
          <w:b w:val="0"/>
        </w:rPr>
      </w:pPr>
      <w:r w:rsidRPr="0015600C">
        <w:rPr>
          <w:rStyle w:val="Textoennegrita"/>
          <w:rFonts w:ascii="Arial" w:hAnsi="Arial" w:cs="Arial"/>
          <w:b w:val="0"/>
        </w:rPr>
        <w:t>Cancelar pedido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debe permitir el ingreso de un administrado con su respectivo Nombre de Usuario y Contraseña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solicitar los datos del cliente al cual se le va a cancelar el pedido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muestra la cuenta del usuario con sus respectivos pedidos</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debe acceder al pedido que se desea cancelar</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cancelar el pedido y borrar los datos del mismo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 xml:space="preserve">El sistema debe emitir un comprobante de cancelación </w:t>
      </w:r>
    </w:p>
    <w:p w:rsidR="00F1372F" w:rsidRPr="0015600C" w:rsidRDefault="00F1372F" w:rsidP="00435994">
      <w:pPr>
        <w:ind w:left="426" w:right="49"/>
        <w:jc w:val="both"/>
        <w:rPr>
          <w:rStyle w:val="Textoennegrita"/>
          <w:rFonts w:ascii="Arial" w:hAnsi="Arial" w:cs="Arial"/>
          <w:b w:val="0"/>
        </w:rPr>
      </w:pPr>
    </w:p>
    <w:p w:rsidR="00F1372F" w:rsidRPr="0015600C" w:rsidRDefault="00F1372F" w:rsidP="002234BA">
      <w:pPr>
        <w:numPr>
          <w:ilvl w:val="0"/>
          <w:numId w:val="11"/>
        </w:numPr>
        <w:tabs>
          <w:tab w:val="clear" w:pos="360"/>
          <w:tab w:val="num" w:pos="426"/>
        </w:tabs>
        <w:ind w:left="426" w:right="49" w:hanging="426"/>
        <w:jc w:val="both"/>
        <w:rPr>
          <w:rStyle w:val="Textoennegrita"/>
          <w:rFonts w:ascii="Arial" w:hAnsi="Arial" w:cs="Arial"/>
          <w:b w:val="0"/>
        </w:rPr>
      </w:pPr>
      <w:r w:rsidRPr="0015600C">
        <w:rPr>
          <w:rStyle w:val="Textoennegrita"/>
          <w:rFonts w:ascii="Arial" w:hAnsi="Arial" w:cs="Arial"/>
          <w:b w:val="0"/>
        </w:rPr>
        <w:t>Consultar producto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debe permitir el ingreso de in usuario con su respectivo Nombre de Usuario y Contraseña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 xml:space="preserve">El sistema al recibir alguna característica de un producto ya sea su id, su nombre, marca, etc. </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mostrar un listado detallado de dicho producto en el cual debe contener el nombre, la cantidad, el id, la marca, fecha de vencimiento (si lo posee), etc.</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generar un reporte descriptivo del cliente al usuario.</w:t>
      </w:r>
    </w:p>
    <w:p w:rsidR="00F1372F" w:rsidRPr="0015600C" w:rsidRDefault="00F1372F" w:rsidP="00435994">
      <w:pPr>
        <w:ind w:left="426" w:right="49" w:hanging="426"/>
        <w:jc w:val="both"/>
        <w:rPr>
          <w:rStyle w:val="Textoennegrita"/>
          <w:rFonts w:ascii="Arial" w:hAnsi="Arial" w:cs="Arial"/>
          <w:b w:val="0"/>
        </w:rPr>
      </w:pPr>
    </w:p>
    <w:p w:rsidR="00F1372F" w:rsidRPr="0015600C" w:rsidRDefault="00F1372F" w:rsidP="002234BA">
      <w:pPr>
        <w:numPr>
          <w:ilvl w:val="0"/>
          <w:numId w:val="11"/>
        </w:numPr>
        <w:ind w:left="426" w:right="49" w:hanging="426"/>
        <w:jc w:val="both"/>
        <w:rPr>
          <w:rStyle w:val="Textoennegrita"/>
          <w:rFonts w:ascii="Arial" w:hAnsi="Arial" w:cs="Arial"/>
          <w:b w:val="0"/>
        </w:rPr>
      </w:pPr>
      <w:r w:rsidRPr="0015600C">
        <w:rPr>
          <w:rStyle w:val="Textoennegrita"/>
          <w:rFonts w:ascii="Arial" w:hAnsi="Arial" w:cs="Arial"/>
          <w:b w:val="0"/>
        </w:rPr>
        <w:t>Eliminar cliente:</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permitir el ingreso de un administrador con su respectivo Nombre de Usuario y Contraseña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de solicitar los datos del cliente a eliminar</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Al ser encontrado el cliente debe pedir una confirmación de eliminación</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lastRenderedPageBreak/>
        <w:t>El sistema debe borrar los datos del cliente y posteriormente eliminarlo del todo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mostrar un mensaje de confirmación de eliminación exitosa</w:t>
      </w:r>
    </w:p>
    <w:p w:rsidR="00F1372F" w:rsidRPr="0015600C" w:rsidRDefault="00F1372F" w:rsidP="00435994">
      <w:pPr>
        <w:ind w:left="426" w:right="49" w:hanging="426"/>
        <w:jc w:val="both"/>
        <w:rPr>
          <w:rStyle w:val="Textoennegrita"/>
          <w:rFonts w:ascii="Arial" w:hAnsi="Arial" w:cs="Arial"/>
          <w:b w:val="0"/>
        </w:rPr>
      </w:pPr>
    </w:p>
    <w:p w:rsidR="00F1372F" w:rsidRPr="0015600C" w:rsidRDefault="00F1372F" w:rsidP="002234BA">
      <w:pPr>
        <w:numPr>
          <w:ilvl w:val="0"/>
          <w:numId w:val="11"/>
        </w:numPr>
        <w:ind w:left="426" w:right="49" w:hanging="426"/>
        <w:jc w:val="both"/>
        <w:rPr>
          <w:rStyle w:val="Textoennegrita"/>
          <w:rFonts w:ascii="Arial" w:hAnsi="Arial" w:cs="Arial"/>
          <w:b w:val="0"/>
        </w:rPr>
      </w:pPr>
      <w:r w:rsidRPr="0015600C">
        <w:rPr>
          <w:rStyle w:val="Textoennegrita"/>
          <w:rFonts w:ascii="Arial" w:hAnsi="Arial" w:cs="Arial"/>
          <w:b w:val="0"/>
        </w:rPr>
        <w:t>Eliminar producto: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permitir el ingreso de un administrador con su respectivo Nombre de Usuario y Contraseña</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El sistema debe solicitar los datos del producto a eliminar</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Al encontrar el producto que se desea eliminar debe solicitar la confirmación de eliminación</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 xml:space="preserve">El sistema debe borrar los datos del producto y debe eliminarlo de todos los otros </w:t>
      </w:r>
      <w:r w:rsidRPr="00BE19A5">
        <w:rPr>
          <w:rStyle w:val="Textoennegrita"/>
          <w:rFonts w:ascii="Arial" w:hAnsi="Arial" w:cs="Arial"/>
          <w:b w:val="0"/>
        </w:rPr>
        <w:t>posibles</w:t>
      </w:r>
      <w:r w:rsidRPr="0015600C">
        <w:rPr>
          <w:rStyle w:val="Textoennegrita"/>
          <w:rFonts w:ascii="Arial" w:hAnsi="Arial" w:cs="Arial"/>
          <w:b w:val="0"/>
        </w:rPr>
        <w:t xml:space="preserve"> lugares donde se este utilizando</w:t>
      </w:r>
    </w:p>
    <w:p w:rsidR="00F1372F" w:rsidRPr="0015600C" w:rsidRDefault="00F1372F" w:rsidP="002234BA">
      <w:pPr>
        <w:numPr>
          <w:ilvl w:val="1"/>
          <w:numId w:val="11"/>
        </w:numPr>
        <w:ind w:left="709" w:right="49"/>
        <w:jc w:val="both"/>
        <w:rPr>
          <w:rStyle w:val="Textoennegrita"/>
          <w:rFonts w:ascii="Arial" w:hAnsi="Arial" w:cs="Arial"/>
          <w:b w:val="0"/>
        </w:rPr>
      </w:pPr>
      <w:r w:rsidRPr="0015600C">
        <w:rPr>
          <w:rStyle w:val="Textoennegrita"/>
          <w:rFonts w:ascii="Arial" w:hAnsi="Arial" w:cs="Arial"/>
          <w:b w:val="0"/>
        </w:rPr>
        <w:t>Debe mostrar un mensaje de confirmación de eliminación exitosa.</w:t>
      </w:r>
    </w:p>
    <w:p w:rsidR="00BF1542" w:rsidRPr="0015600C" w:rsidRDefault="00BF1542" w:rsidP="00435994">
      <w:pPr>
        <w:ind w:left="426" w:right="49" w:hanging="426"/>
        <w:jc w:val="both"/>
        <w:rPr>
          <w:rStyle w:val="Textoennegrita"/>
          <w:rFonts w:ascii="Arial" w:hAnsi="Arial" w:cs="Arial"/>
          <w:b w:val="0"/>
        </w:rPr>
      </w:pPr>
    </w:p>
    <w:p w:rsidR="00F1372F" w:rsidRPr="0015600C" w:rsidRDefault="00F1372F" w:rsidP="002234BA">
      <w:pPr>
        <w:numPr>
          <w:ilvl w:val="0"/>
          <w:numId w:val="11"/>
        </w:numPr>
        <w:tabs>
          <w:tab w:val="clear" w:pos="360"/>
          <w:tab w:val="num" w:pos="993"/>
        </w:tabs>
        <w:ind w:left="426" w:right="49" w:hanging="426"/>
        <w:jc w:val="both"/>
        <w:rPr>
          <w:rStyle w:val="Textoennegrita"/>
          <w:rFonts w:ascii="Arial" w:hAnsi="Arial" w:cs="Arial"/>
          <w:b w:val="0"/>
        </w:rPr>
      </w:pPr>
      <w:r w:rsidRPr="0015600C">
        <w:rPr>
          <w:rStyle w:val="Textoennegrita"/>
          <w:rFonts w:ascii="Arial" w:hAnsi="Arial" w:cs="Arial"/>
          <w:b w:val="0"/>
        </w:rPr>
        <w:t>Eliminar usuario:</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El sistema debe permitir el ingreso de un administrador con su respectivo Nombre de Usuario y Contraseña</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El sistema debe solicitar los datos del usuario a eliminar</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Al ser encontrado el usuario debe solicitar la confirmación de eliminación</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El sistema debe realizar la respectiva eliminación de dicho usuario</w:t>
      </w:r>
    </w:p>
    <w:p w:rsidR="00F1372F" w:rsidRPr="00BF1542"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BF1542">
        <w:rPr>
          <w:rStyle w:val="Textoennegrita"/>
          <w:rFonts w:ascii="Arial" w:hAnsi="Arial" w:cs="Arial"/>
          <w:b w:val="0"/>
        </w:rPr>
        <w:t>Debe mostrar un mensaje de confirmación de eliminación exitosa.</w:t>
      </w:r>
    </w:p>
    <w:p w:rsidR="00F1372F" w:rsidRPr="0015600C" w:rsidRDefault="00F1372F" w:rsidP="00BF1542">
      <w:pPr>
        <w:tabs>
          <w:tab w:val="num" w:pos="993"/>
        </w:tabs>
        <w:ind w:left="426" w:right="49" w:hanging="426"/>
        <w:jc w:val="both"/>
        <w:rPr>
          <w:rStyle w:val="Textoennegrita"/>
          <w:rFonts w:ascii="Arial" w:hAnsi="Arial" w:cs="Arial"/>
          <w:b w:val="0"/>
        </w:rPr>
      </w:pPr>
    </w:p>
    <w:p w:rsidR="00F1372F" w:rsidRPr="0015600C" w:rsidRDefault="00F1372F" w:rsidP="002234BA">
      <w:pPr>
        <w:numPr>
          <w:ilvl w:val="0"/>
          <w:numId w:val="11"/>
        </w:numPr>
        <w:tabs>
          <w:tab w:val="clear" w:pos="360"/>
          <w:tab w:val="num" w:pos="993"/>
        </w:tabs>
        <w:ind w:left="426" w:right="49" w:hanging="426"/>
        <w:jc w:val="both"/>
        <w:rPr>
          <w:rStyle w:val="Textoennegrita"/>
          <w:rFonts w:ascii="Arial" w:hAnsi="Arial" w:cs="Arial"/>
          <w:b w:val="0"/>
        </w:rPr>
      </w:pPr>
      <w:r w:rsidRPr="0015600C">
        <w:rPr>
          <w:rStyle w:val="Textoennegrita"/>
          <w:rFonts w:ascii="Arial" w:hAnsi="Arial" w:cs="Arial"/>
          <w:b w:val="0"/>
        </w:rPr>
        <w:t>Generar factura:</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El sistema debe permitir el ingreso de un administrador con su respectivo Nombre de Usuario y Contraseña</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Solicitar la cuenta del cliente al cual se le va a generar una factura</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Al ser encontrado el cliente ingresar el pedido a la factura</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Realizar las operaciones necesarias para general la factura final</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El sistema debe generar factura</w:t>
      </w:r>
    </w:p>
    <w:p w:rsidR="00F1372F" w:rsidRPr="0015600C" w:rsidRDefault="00F1372F" w:rsidP="002234BA">
      <w:pPr>
        <w:numPr>
          <w:ilvl w:val="1"/>
          <w:numId w:val="11"/>
        </w:numPr>
        <w:tabs>
          <w:tab w:val="clear" w:pos="360"/>
          <w:tab w:val="num" w:pos="993"/>
        </w:tabs>
        <w:ind w:left="709" w:right="49"/>
        <w:jc w:val="both"/>
        <w:rPr>
          <w:rStyle w:val="Textoennegrita"/>
          <w:rFonts w:ascii="Arial" w:hAnsi="Arial" w:cs="Arial"/>
          <w:b w:val="0"/>
        </w:rPr>
      </w:pPr>
      <w:r w:rsidRPr="0015600C">
        <w:rPr>
          <w:rStyle w:val="Textoennegrita"/>
          <w:rFonts w:ascii="Arial" w:hAnsi="Arial" w:cs="Arial"/>
          <w:b w:val="0"/>
        </w:rPr>
        <w:t>Debe emitir un mensaje de transacción terminada</w:t>
      </w:r>
    </w:p>
    <w:p w:rsidR="00F1372F" w:rsidRPr="0015600C" w:rsidRDefault="00F1372F" w:rsidP="00BF1542">
      <w:pPr>
        <w:tabs>
          <w:tab w:val="num" w:pos="993"/>
        </w:tabs>
        <w:ind w:right="49"/>
        <w:jc w:val="both"/>
        <w:rPr>
          <w:rStyle w:val="Textoennegrita"/>
          <w:rFonts w:ascii="Arial" w:hAnsi="Arial" w:cs="Arial"/>
          <w:b w:val="0"/>
        </w:rPr>
      </w:pPr>
    </w:p>
    <w:p w:rsidR="00F1372F" w:rsidRPr="0015600C" w:rsidRDefault="00F1372F" w:rsidP="00BF1542">
      <w:pPr>
        <w:tabs>
          <w:tab w:val="num" w:pos="993"/>
        </w:tabs>
        <w:ind w:right="49"/>
        <w:jc w:val="both"/>
        <w:rPr>
          <w:rStyle w:val="Textoennegrita"/>
          <w:rFonts w:ascii="Arial" w:hAnsi="Arial" w:cs="Arial"/>
          <w:b w:val="0"/>
        </w:rPr>
      </w:pPr>
    </w:p>
    <w:p w:rsidR="00F1372F" w:rsidRPr="0015600C" w:rsidRDefault="00F1372F" w:rsidP="00BF1542">
      <w:pPr>
        <w:tabs>
          <w:tab w:val="num" w:pos="993"/>
        </w:tabs>
        <w:ind w:left="426" w:right="49" w:hanging="426"/>
        <w:jc w:val="both"/>
        <w:rPr>
          <w:rStyle w:val="Textoennegrita"/>
          <w:rFonts w:ascii="Arial" w:hAnsi="Arial" w:cs="Arial"/>
          <w:b w:val="0"/>
        </w:rPr>
      </w:pPr>
    </w:p>
    <w:p w:rsidR="00F1372F" w:rsidRPr="0015600C" w:rsidRDefault="00F1372F" w:rsidP="002234BA">
      <w:pPr>
        <w:numPr>
          <w:ilvl w:val="0"/>
          <w:numId w:val="11"/>
        </w:numPr>
        <w:tabs>
          <w:tab w:val="clear" w:pos="360"/>
          <w:tab w:val="num" w:pos="993"/>
        </w:tabs>
        <w:ind w:left="426" w:right="49" w:hanging="426"/>
        <w:jc w:val="both"/>
        <w:rPr>
          <w:rStyle w:val="Textoennegrita"/>
          <w:rFonts w:ascii="Arial" w:hAnsi="Arial" w:cs="Arial"/>
          <w:b w:val="0"/>
        </w:rPr>
      </w:pPr>
      <w:r w:rsidRPr="0015600C">
        <w:rPr>
          <w:rStyle w:val="Textoennegrita"/>
          <w:rFonts w:ascii="Arial" w:hAnsi="Arial" w:cs="Arial"/>
          <w:b w:val="0"/>
        </w:rPr>
        <w:t>Generar pedido:</w:t>
      </w:r>
    </w:p>
    <w:p w:rsidR="00F1372F" w:rsidRPr="0015600C" w:rsidRDefault="00F1372F" w:rsidP="002234BA">
      <w:pPr>
        <w:numPr>
          <w:ilvl w:val="1"/>
          <w:numId w:val="11"/>
        </w:numPr>
        <w:tabs>
          <w:tab w:val="clear" w:pos="360"/>
          <w:tab w:val="left" w:pos="709"/>
          <w:tab w:val="num" w:pos="993"/>
        </w:tabs>
        <w:ind w:left="709" w:right="49"/>
        <w:jc w:val="both"/>
        <w:rPr>
          <w:rStyle w:val="Textoennegrita"/>
          <w:rFonts w:ascii="Arial" w:hAnsi="Arial" w:cs="Arial"/>
          <w:b w:val="0"/>
        </w:rPr>
      </w:pPr>
      <w:r w:rsidRPr="0015600C">
        <w:rPr>
          <w:rStyle w:val="Textoennegrita"/>
          <w:rFonts w:ascii="Arial" w:hAnsi="Arial" w:cs="Arial"/>
          <w:b w:val="0"/>
        </w:rPr>
        <w:t>Debe permitir el ingreso de un usuario al sistema con su respectivo Nombre de Usuario y Contraseña</w:t>
      </w:r>
    </w:p>
    <w:p w:rsidR="00F1372F" w:rsidRPr="0015600C" w:rsidRDefault="00F1372F" w:rsidP="002234BA">
      <w:pPr>
        <w:numPr>
          <w:ilvl w:val="1"/>
          <w:numId w:val="11"/>
        </w:numPr>
        <w:tabs>
          <w:tab w:val="clear" w:pos="360"/>
          <w:tab w:val="left" w:pos="709"/>
          <w:tab w:val="num" w:pos="993"/>
        </w:tabs>
        <w:ind w:left="709" w:right="49"/>
        <w:jc w:val="both"/>
        <w:rPr>
          <w:rStyle w:val="Textoennegrita"/>
          <w:rFonts w:ascii="Arial" w:hAnsi="Arial" w:cs="Arial"/>
          <w:b w:val="0"/>
        </w:rPr>
      </w:pPr>
      <w:r w:rsidRPr="0015600C">
        <w:rPr>
          <w:rStyle w:val="Textoennegrita"/>
          <w:rFonts w:ascii="Arial" w:hAnsi="Arial" w:cs="Arial"/>
          <w:b w:val="0"/>
        </w:rPr>
        <w:t>El sistema permite la búsqueda del cliente al que se le generara el pedido</w:t>
      </w:r>
    </w:p>
    <w:p w:rsidR="00F1372F" w:rsidRPr="0015600C" w:rsidRDefault="00F1372F" w:rsidP="002234BA">
      <w:pPr>
        <w:numPr>
          <w:ilvl w:val="1"/>
          <w:numId w:val="11"/>
        </w:numPr>
        <w:tabs>
          <w:tab w:val="clear" w:pos="360"/>
          <w:tab w:val="left" w:pos="709"/>
          <w:tab w:val="num" w:pos="993"/>
        </w:tabs>
        <w:ind w:left="709" w:right="49"/>
        <w:jc w:val="both"/>
        <w:rPr>
          <w:rStyle w:val="Textoennegrita"/>
          <w:rFonts w:ascii="Arial" w:hAnsi="Arial" w:cs="Arial"/>
          <w:b w:val="0"/>
        </w:rPr>
      </w:pPr>
      <w:r w:rsidRPr="0015600C">
        <w:rPr>
          <w:rStyle w:val="Textoennegrita"/>
          <w:rFonts w:ascii="Arial" w:hAnsi="Arial" w:cs="Arial"/>
          <w:b w:val="0"/>
        </w:rPr>
        <w:t>Al encontrar el cliente el sistema debe mostrar un listado detallado de los productos existentes en el inventario</w:t>
      </w:r>
    </w:p>
    <w:p w:rsidR="00F1372F" w:rsidRPr="0015600C" w:rsidRDefault="00F1372F" w:rsidP="002234BA">
      <w:pPr>
        <w:numPr>
          <w:ilvl w:val="1"/>
          <w:numId w:val="11"/>
        </w:numPr>
        <w:tabs>
          <w:tab w:val="clear" w:pos="360"/>
          <w:tab w:val="left" w:pos="709"/>
          <w:tab w:val="num" w:pos="993"/>
        </w:tabs>
        <w:ind w:left="709" w:right="49"/>
        <w:jc w:val="both"/>
        <w:rPr>
          <w:rStyle w:val="Textoennegrita"/>
          <w:rFonts w:ascii="Arial" w:hAnsi="Arial" w:cs="Arial"/>
          <w:b w:val="0"/>
        </w:rPr>
      </w:pPr>
      <w:r w:rsidRPr="0015600C">
        <w:rPr>
          <w:rStyle w:val="Textoennegrita"/>
          <w:rFonts w:ascii="Arial" w:hAnsi="Arial" w:cs="Arial"/>
          <w:b w:val="0"/>
        </w:rPr>
        <w:t>El sistema debe acceder a la base de datos por medio de internet para modificar el pedido y posteriormente el inventario</w:t>
      </w:r>
    </w:p>
    <w:p w:rsidR="00F1372F" w:rsidRPr="0015600C" w:rsidRDefault="00F1372F" w:rsidP="002234BA">
      <w:pPr>
        <w:numPr>
          <w:ilvl w:val="1"/>
          <w:numId w:val="11"/>
        </w:numPr>
        <w:tabs>
          <w:tab w:val="clear" w:pos="360"/>
          <w:tab w:val="left" w:pos="709"/>
          <w:tab w:val="num" w:pos="993"/>
        </w:tabs>
        <w:ind w:left="709" w:right="49"/>
        <w:jc w:val="both"/>
        <w:rPr>
          <w:rStyle w:val="Textoennegrita"/>
          <w:rFonts w:ascii="Arial" w:hAnsi="Arial" w:cs="Arial"/>
          <w:b w:val="0"/>
        </w:rPr>
      </w:pPr>
      <w:r w:rsidRPr="0015600C">
        <w:rPr>
          <w:rStyle w:val="Textoennegrita"/>
          <w:rFonts w:ascii="Arial" w:hAnsi="Arial" w:cs="Arial"/>
          <w:b w:val="0"/>
        </w:rPr>
        <w:t>Debe validar el pedido una vez finalizado</w:t>
      </w:r>
    </w:p>
    <w:p w:rsidR="00F1372F" w:rsidRPr="0015600C" w:rsidRDefault="00F1372F" w:rsidP="002234BA">
      <w:pPr>
        <w:numPr>
          <w:ilvl w:val="1"/>
          <w:numId w:val="11"/>
        </w:numPr>
        <w:tabs>
          <w:tab w:val="clear" w:pos="360"/>
          <w:tab w:val="left" w:pos="709"/>
          <w:tab w:val="num" w:pos="993"/>
        </w:tabs>
        <w:ind w:left="709" w:right="49"/>
        <w:jc w:val="both"/>
        <w:rPr>
          <w:rStyle w:val="Textoennegrita"/>
          <w:rFonts w:ascii="Arial" w:hAnsi="Arial" w:cs="Arial"/>
          <w:b w:val="0"/>
        </w:rPr>
      </w:pPr>
      <w:r w:rsidRPr="0015600C">
        <w:rPr>
          <w:rStyle w:val="Textoennegrita"/>
          <w:rFonts w:ascii="Arial" w:hAnsi="Arial" w:cs="Arial"/>
          <w:b w:val="0"/>
        </w:rPr>
        <w:t>Debe guardar el pedido en la base de datos</w:t>
      </w:r>
    </w:p>
    <w:p w:rsidR="00F1372F" w:rsidRPr="0015600C" w:rsidRDefault="00F1372F" w:rsidP="002234BA">
      <w:pPr>
        <w:numPr>
          <w:ilvl w:val="1"/>
          <w:numId w:val="11"/>
        </w:numPr>
        <w:tabs>
          <w:tab w:val="clear" w:pos="360"/>
          <w:tab w:val="left" w:pos="709"/>
          <w:tab w:val="num" w:pos="993"/>
        </w:tabs>
        <w:ind w:left="709" w:right="49"/>
        <w:jc w:val="both"/>
        <w:rPr>
          <w:rStyle w:val="Textoennegrita"/>
          <w:rFonts w:ascii="Arial" w:hAnsi="Arial" w:cs="Arial"/>
          <w:b w:val="0"/>
        </w:rPr>
      </w:pPr>
      <w:r w:rsidRPr="0015600C">
        <w:rPr>
          <w:rStyle w:val="Textoennegrita"/>
          <w:rFonts w:ascii="Arial" w:hAnsi="Arial" w:cs="Arial"/>
          <w:b w:val="0"/>
        </w:rPr>
        <w:lastRenderedPageBreak/>
        <w:t>El sistema generará un comprobante de pedido exitoso.</w:t>
      </w:r>
    </w:p>
    <w:p w:rsidR="00F1372F" w:rsidRPr="0015600C" w:rsidRDefault="00F1372F" w:rsidP="00F1372F">
      <w:pPr>
        <w:ind w:right="49"/>
        <w:jc w:val="center"/>
        <w:rPr>
          <w:rStyle w:val="Textoennegrita"/>
          <w:rFonts w:ascii="Arial" w:hAnsi="Arial" w:cs="Arial"/>
          <w:b w:val="0"/>
        </w:rPr>
      </w:pPr>
    </w:p>
    <w:p w:rsidR="00F1372F" w:rsidRDefault="00F1372F"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BF1542" w:rsidRDefault="00BF1542" w:rsidP="00F1372F">
      <w:pPr>
        <w:ind w:right="49"/>
        <w:rPr>
          <w:rStyle w:val="Textoennegrita"/>
          <w:rFonts w:ascii="Arial" w:hAnsi="Arial" w:cs="Arial"/>
        </w:rPr>
      </w:pPr>
    </w:p>
    <w:p w:rsidR="00F1372F" w:rsidRPr="0015600C" w:rsidRDefault="00F1372F" w:rsidP="00F1372F">
      <w:pPr>
        <w:ind w:right="49"/>
        <w:jc w:val="center"/>
        <w:rPr>
          <w:rStyle w:val="Textoennegrita"/>
          <w:rFonts w:ascii="Arial" w:hAnsi="Arial" w:cs="Arial"/>
        </w:rPr>
      </w:pPr>
    </w:p>
    <w:p w:rsidR="00F1372F" w:rsidRPr="0015600C" w:rsidRDefault="00BF1542" w:rsidP="00F1372F">
      <w:pPr>
        <w:pStyle w:val="Prrafodelista"/>
        <w:ind w:left="0" w:right="49"/>
        <w:rPr>
          <w:rStyle w:val="Textoennegrita"/>
          <w:rFonts w:ascii="Arial" w:hAnsi="Arial" w:cs="Arial"/>
        </w:rPr>
      </w:pPr>
      <w:bookmarkStart w:id="9" w:name="_Toc33238259"/>
      <w:bookmarkStart w:id="10" w:name="_Toc33411086"/>
      <w:r w:rsidRPr="0015600C">
        <w:rPr>
          <w:rStyle w:val="Textoennegrita"/>
          <w:rFonts w:ascii="Arial" w:hAnsi="Arial" w:cs="Arial"/>
        </w:rPr>
        <w:t xml:space="preserve">No </w:t>
      </w:r>
      <w:r>
        <w:rPr>
          <w:rStyle w:val="Textoennegrita"/>
          <w:rFonts w:ascii="Arial" w:hAnsi="Arial" w:cs="Arial"/>
        </w:rPr>
        <w:t>Funcionales</w:t>
      </w:r>
    </w:p>
    <w:p w:rsidR="00F1372F" w:rsidRPr="0015600C" w:rsidRDefault="00F1372F" w:rsidP="00F1372F">
      <w:pPr>
        <w:pStyle w:val="Ttulo3"/>
        <w:spacing w:before="240" w:after="60"/>
        <w:ind w:right="49"/>
        <w:jc w:val="both"/>
        <w:rPr>
          <w:rStyle w:val="Textoennegrita"/>
          <w:rFonts w:ascii="Arial" w:hAnsi="Arial" w:cs="Arial"/>
          <w:color w:val="auto"/>
        </w:rPr>
      </w:pPr>
      <w:r w:rsidRPr="0015600C">
        <w:rPr>
          <w:rStyle w:val="Textoennegrita"/>
          <w:rFonts w:ascii="Arial" w:hAnsi="Arial" w:cs="Arial"/>
          <w:color w:val="auto"/>
        </w:rPr>
        <w:lastRenderedPageBreak/>
        <w:t>Seguridad</w:t>
      </w:r>
      <w:bookmarkEnd w:id="9"/>
      <w:bookmarkEnd w:id="10"/>
    </w:p>
    <w:p w:rsidR="00F1372F" w:rsidRPr="0015600C" w:rsidRDefault="00F1372F" w:rsidP="00F1372F">
      <w:pPr>
        <w:pStyle w:val="Ttulo3"/>
        <w:numPr>
          <w:ilvl w:val="2"/>
          <w:numId w:val="0"/>
        </w:numPr>
        <w:spacing w:before="240" w:after="60"/>
        <w:ind w:right="49"/>
        <w:jc w:val="both"/>
        <w:rPr>
          <w:rStyle w:val="Textoennegrita"/>
          <w:rFonts w:ascii="Arial" w:hAnsi="Arial" w:cs="Arial"/>
          <w:color w:val="auto"/>
        </w:rPr>
      </w:pPr>
      <w:r w:rsidRPr="0015600C">
        <w:rPr>
          <w:rStyle w:val="Textoennegrita"/>
          <w:rFonts w:ascii="Arial" w:hAnsi="Arial" w:cs="Arial"/>
          <w:color w:val="auto"/>
        </w:rPr>
        <w:t>Nuestra prioridad es la seguridad, por ello dispondremos de que el sistema permita hacer back de seguridad diarias para que no haya perdida, daño o robo de datos, encriptación de las comunicaciones, políticas de protección de datos y privacidad acordes a la legislación vigente.</w:t>
      </w:r>
    </w:p>
    <w:p w:rsidR="00F1372F" w:rsidRPr="00BF1542" w:rsidRDefault="00F1372F" w:rsidP="00BF1542">
      <w:pPr>
        <w:spacing w:before="100" w:beforeAutospacing="1" w:after="240"/>
        <w:ind w:right="49"/>
        <w:jc w:val="both"/>
        <w:rPr>
          <w:rStyle w:val="Textoennegrita"/>
          <w:rFonts w:ascii="Arial" w:hAnsi="Arial" w:cs="Arial"/>
          <w:b w:val="0"/>
        </w:rPr>
      </w:pPr>
      <w:r w:rsidRPr="00BF1542">
        <w:rPr>
          <w:rStyle w:val="Textoennegrita"/>
          <w:rFonts w:ascii="Arial" w:hAnsi="Arial" w:cs="Arial"/>
          <w:b w:val="0"/>
        </w:rPr>
        <w:t xml:space="preserve">Se Ganará en seguridad. </w:t>
      </w:r>
      <w:proofErr w:type="gramStart"/>
      <w:r w:rsidRPr="00BF1542">
        <w:rPr>
          <w:rStyle w:val="Textoennegrita"/>
          <w:rFonts w:ascii="Arial" w:hAnsi="Arial" w:cs="Arial"/>
          <w:b w:val="0"/>
        </w:rPr>
        <w:t>que</w:t>
      </w:r>
      <w:proofErr w:type="gramEnd"/>
      <w:r w:rsidRPr="00BF1542">
        <w:rPr>
          <w:rStyle w:val="Textoennegrita"/>
          <w:rFonts w:ascii="Arial" w:hAnsi="Arial" w:cs="Arial"/>
          <w:b w:val="0"/>
        </w:rPr>
        <w:t xml:space="preserve"> los datos de la  empresa estarán bien organizados y su acceso controlado por usuario y contraseña. Se puede definir tipos diferentes de acceso a los datos en función de lo que el usuario pueda o no hacer o consultar.</w:t>
      </w:r>
    </w:p>
    <w:p w:rsidR="00F1372F" w:rsidRPr="0015600C" w:rsidRDefault="00F1372F" w:rsidP="00F1372F">
      <w:pPr>
        <w:pStyle w:val="Ttulo3"/>
        <w:numPr>
          <w:ilvl w:val="2"/>
          <w:numId w:val="0"/>
        </w:numPr>
        <w:tabs>
          <w:tab w:val="num" w:pos="1920"/>
        </w:tabs>
        <w:spacing w:before="240" w:after="60"/>
        <w:ind w:right="49" w:hanging="720"/>
        <w:jc w:val="both"/>
        <w:rPr>
          <w:rStyle w:val="Textoennegrita"/>
          <w:rFonts w:ascii="Arial" w:hAnsi="Arial" w:cs="Arial"/>
          <w:color w:val="auto"/>
        </w:rPr>
      </w:pPr>
    </w:p>
    <w:p w:rsidR="00F1372F" w:rsidRPr="0015600C" w:rsidRDefault="00F1372F" w:rsidP="00F1372F">
      <w:pPr>
        <w:pStyle w:val="Ttulo3"/>
        <w:numPr>
          <w:ilvl w:val="2"/>
          <w:numId w:val="0"/>
        </w:numPr>
        <w:tabs>
          <w:tab w:val="num" w:pos="1920"/>
        </w:tabs>
        <w:spacing w:before="240" w:after="60"/>
        <w:ind w:right="49"/>
        <w:jc w:val="both"/>
        <w:rPr>
          <w:rStyle w:val="Textoennegrita"/>
          <w:rFonts w:ascii="Arial" w:hAnsi="Arial" w:cs="Arial"/>
          <w:color w:val="auto"/>
        </w:rPr>
      </w:pPr>
      <w:bookmarkStart w:id="11" w:name="_Toc33238260"/>
      <w:bookmarkStart w:id="12" w:name="_Toc33411087"/>
      <w:r w:rsidRPr="0015600C">
        <w:rPr>
          <w:rStyle w:val="Textoennegrita"/>
          <w:rFonts w:ascii="Arial" w:hAnsi="Arial" w:cs="Arial"/>
          <w:color w:val="auto"/>
        </w:rPr>
        <w:t>Fiabilidad</w:t>
      </w:r>
      <w:bookmarkEnd w:id="11"/>
      <w:bookmarkEnd w:id="12"/>
    </w:p>
    <w:p w:rsidR="00F1372F" w:rsidRPr="0015600C" w:rsidRDefault="00F1372F" w:rsidP="00F1372F">
      <w:pPr>
        <w:pStyle w:val="Ttulo3"/>
        <w:numPr>
          <w:ilvl w:val="2"/>
          <w:numId w:val="0"/>
        </w:numPr>
        <w:spacing w:before="240" w:after="60"/>
        <w:ind w:right="49" w:hanging="720"/>
        <w:jc w:val="both"/>
        <w:rPr>
          <w:rStyle w:val="Textoennegrita"/>
          <w:rFonts w:ascii="Arial" w:hAnsi="Arial" w:cs="Arial"/>
          <w:color w:val="auto"/>
        </w:rPr>
      </w:pPr>
      <w:r w:rsidRPr="0015600C">
        <w:rPr>
          <w:rStyle w:val="Textoennegrita"/>
          <w:rFonts w:ascii="Arial" w:hAnsi="Arial" w:cs="Arial"/>
          <w:color w:val="auto"/>
        </w:rPr>
        <w:t xml:space="preserve">           Se Automatizaran todos los cálculos se reducirán los errores y se ganara en fiabilidad. Se podrá descartar automáticamente errores al calcular importes, impuestos, descuentos, comisiones, estadísticas, inventario, etc</w:t>
      </w:r>
      <w:r w:rsidR="00594AFF" w:rsidRPr="0015600C">
        <w:rPr>
          <w:rStyle w:val="Textoennegrita"/>
          <w:rFonts w:ascii="Arial" w:hAnsi="Arial" w:cs="Arial"/>
          <w:color w:val="auto"/>
        </w:rPr>
        <w:t>.</w:t>
      </w:r>
    </w:p>
    <w:p w:rsidR="00F1372F" w:rsidRPr="0015600C" w:rsidRDefault="00F1372F" w:rsidP="00BF1542">
      <w:pPr>
        <w:spacing w:before="100" w:beforeAutospacing="1" w:after="240"/>
        <w:ind w:right="49"/>
        <w:jc w:val="both"/>
        <w:rPr>
          <w:rStyle w:val="Textoennegrita"/>
          <w:rFonts w:ascii="Arial" w:hAnsi="Arial" w:cs="Arial"/>
          <w:b w:val="0"/>
        </w:rPr>
      </w:pPr>
      <w:r w:rsidRPr="0015600C">
        <w:rPr>
          <w:rStyle w:val="Textoennegrita"/>
          <w:rFonts w:ascii="Arial" w:hAnsi="Arial" w:cs="Arial"/>
          <w:b w:val="0"/>
        </w:rPr>
        <w:t xml:space="preserve">Con el software se piensa mejorar la comunicación con los clientes, proveedores y presuntos. </w:t>
      </w:r>
      <w:proofErr w:type="gramStart"/>
      <w:r w:rsidRPr="0015600C">
        <w:rPr>
          <w:rStyle w:val="Textoennegrita"/>
          <w:rFonts w:ascii="Arial" w:hAnsi="Arial" w:cs="Arial"/>
          <w:b w:val="0"/>
        </w:rPr>
        <w:t>el</w:t>
      </w:r>
      <w:proofErr w:type="gramEnd"/>
      <w:r w:rsidRPr="0015600C">
        <w:rPr>
          <w:rStyle w:val="Textoennegrita"/>
          <w:rFonts w:ascii="Arial" w:hAnsi="Arial" w:cs="Arial"/>
          <w:b w:val="0"/>
        </w:rPr>
        <w:t xml:space="preserve"> programa de facturación </w:t>
      </w:r>
      <w:proofErr w:type="spellStart"/>
      <w:r w:rsidRPr="0015600C">
        <w:rPr>
          <w:rStyle w:val="Textoennegrita"/>
          <w:rFonts w:ascii="Arial" w:hAnsi="Arial" w:cs="Arial"/>
          <w:b w:val="0"/>
        </w:rPr>
        <w:t>Movil</w:t>
      </w:r>
      <w:proofErr w:type="spellEnd"/>
      <w:r w:rsidRPr="0015600C">
        <w:rPr>
          <w:rStyle w:val="Textoennegrita"/>
          <w:rFonts w:ascii="Arial" w:hAnsi="Arial" w:cs="Arial"/>
          <w:b w:val="0"/>
        </w:rPr>
        <w:t xml:space="preserve"> </w:t>
      </w:r>
      <w:proofErr w:type="spellStart"/>
      <w:r w:rsidRPr="0015600C">
        <w:rPr>
          <w:rStyle w:val="Textoennegrita"/>
          <w:rFonts w:ascii="Arial" w:hAnsi="Arial" w:cs="Arial"/>
          <w:b w:val="0"/>
        </w:rPr>
        <w:t>Fac</w:t>
      </w:r>
      <w:proofErr w:type="spellEnd"/>
      <w:r w:rsidRPr="0015600C">
        <w:rPr>
          <w:rStyle w:val="Textoennegrita"/>
          <w:rFonts w:ascii="Arial" w:hAnsi="Arial" w:cs="Arial"/>
          <w:b w:val="0"/>
        </w:rPr>
        <w:t xml:space="preserve"> te permite generar facturas personalizadas con los datos que tu quieras (nombres, direcciones, </w:t>
      </w:r>
      <w:proofErr w:type="spellStart"/>
      <w:r w:rsidRPr="0015600C">
        <w:rPr>
          <w:rStyle w:val="Textoennegrita"/>
          <w:rFonts w:ascii="Arial" w:hAnsi="Arial" w:cs="Arial"/>
          <w:b w:val="0"/>
        </w:rPr>
        <w:t>etc</w:t>
      </w:r>
      <w:proofErr w:type="spellEnd"/>
      <w:r w:rsidRPr="0015600C">
        <w:rPr>
          <w:rStyle w:val="Textoennegrita"/>
          <w:rFonts w:ascii="Arial" w:hAnsi="Arial" w:cs="Arial"/>
          <w:b w:val="0"/>
        </w:rPr>
        <w:t>) y prepararlas en plantillas en WORD u otro procesador de textos. También puedes generar notas de debito o crédito seleccionando los datos y filtrando los destinatarios. Todo ello simplifica el envío de catálogos, notificaciones, etc.</w:t>
      </w:r>
    </w:p>
    <w:p w:rsidR="00F1372F" w:rsidRPr="0015600C" w:rsidRDefault="00F1372F" w:rsidP="00BF1542">
      <w:pPr>
        <w:tabs>
          <w:tab w:val="num" w:pos="1920"/>
        </w:tabs>
        <w:spacing w:before="100" w:beforeAutospacing="1" w:after="100" w:afterAutospacing="1"/>
        <w:ind w:right="49"/>
        <w:jc w:val="both"/>
        <w:rPr>
          <w:rStyle w:val="Textoennegrita"/>
          <w:rFonts w:ascii="Arial" w:hAnsi="Arial" w:cs="Arial"/>
          <w:b w:val="0"/>
        </w:rPr>
      </w:pPr>
      <w:r w:rsidRPr="0015600C">
        <w:rPr>
          <w:rStyle w:val="Textoennegrita"/>
          <w:rFonts w:ascii="Arial" w:hAnsi="Arial" w:cs="Arial"/>
          <w:b w:val="0"/>
        </w:rPr>
        <w:t>Todo esto permitirá ofrecer un mejor servicio al cliente y dedicar más tiempo al área comercial con lo que se aumentarán las ventas y beneficios.</w:t>
      </w:r>
    </w:p>
    <w:p w:rsidR="00F1372F" w:rsidRPr="0015600C" w:rsidRDefault="00F1372F" w:rsidP="00F1372F">
      <w:pPr>
        <w:pStyle w:val="Ttulo3"/>
        <w:numPr>
          <w:ilvl w:val="2"/>
          <w:numId w:val="0"/>
        </w:numPr>
        <w:tabs>
          <w:tab w:val="num" w:pos="1920"/>
        </w:tabs>
        <w:spacing w:before="240" w:after="60"/>
        <w:ind w:right="49"/>
        <w:jc w:val="both"/>
        <w:rPr>
          <w:rStyle w:val="Textoennegrita"/>
          <w:rFonts w:ascii="Arial" w:hAnsi="Arial" w:cs="Arial"/>
          <w:color w:val="auto"/>
        </w:rPr>
      </w:pPr>
      <w:bookmarkStart w:id="13" w:name="_Toc33238261"/>
      <w:bookmarkStart w:id="14" w:name="_Toc33411088"/>
      <w:r w:rsidRPr="0015600C">
        <w:rPr>
          <w:rStyle w:val="Textoennegrita"/>
          <w:rFonts w:ascii="Arial" w:hAnsi="Arial" w:cs="Arial"/>
          <w:color w:val="auto"/>
        </w:rPr>
        <w:t>Disponibilidad</w:t>
      </w:r>
      <w:bookmarkEnd w:id="13"/>
      <w:bookmarkEnd w:id="14"/>
    </w:p>
    <w:p w:rsidR="00F1372F" w:rsidRPr="0015600C" w:rsidRDefault="00F1372F" w:rsidP="00F1372F">
      <w:pPr>
        <w:spacing w:before="100" w:beforeAutospacing="1" w:after="240"/>
        <w:ind w:right="49"/>
        <w:jc w:val="both"/>
        <w:rPr>
          <w:rStyle w:val="Textoennegrita"/>
          <w:rFonts w:ascii="Arial" w:hAnsi="Arial" w:cs="Arial"/>
          <w:b w:val="0"/>
        </w:rPr>
      </w:pPr>
      <w:r w:rsidRPr="0015600C">
        <w:rPr>
          <w:rStyle w:val="Textoennegrita"/>
          <w:rFonts w:ascii="Arial" w:hAnsi="Arial" w:cs="Arial"/>
          <w:b w:val="0"/>
        </w:rPr>
        <w:t>Con el programa de facturación Movil Fac se podrá adaptar a cada cliente, personalizando tarifas, descuentos e incluso formatos de impresión. Los datos habituales de facturación de cada cliente pueden también cambiarse en cada factura.</w:t>
      </w:r>
    </w:p>
    <w:p w:rsidR="00F1372F" w:rsidRPr="0015600C" w:rsidRDefault="00F1372F" w:rsidP="00BF1542">
      <w:pPr>
        <w:spacing w:before="100" w:beforeAutospacing="1" w:after="240"/>
        <w:ind w:right="49"/>
        <w:jc w:val="both"/>
        <w:rPr>
          <w:rStyle w:val="Textoennegrita"/>
          <w:rFonts w:ascii="Arial" w:hAnsi="Arial" w:cs="Arial"/>
          <w:b w:val="0"/>
        </w:rPr>
      </w:pPr>
      <w:r w:rsidRPr="0015600C">
        <w:rPr>
          <w:rStyle w:val="Textoennegrita"/>
          <w:rFonts w:ascii="Arial" w:hAnsi="Arial" w:cs="Arial"/>
          <w:b w:val="0"/>
        </w:rPr>
        <w:t xml:space="preserve">También se pretende mejorar la gestión comercial. </w:t>
      </w:r>
      <w:proofErr w:type="gramStart"/>
      <w:r w:rsidRPr="0015600C">
        <w:rPr>
          <w:rStyle w:val="Textoennegrita"/>
          <w:rFonts w:ascii="Arial" w:hAnsi="Arial" w:cs="Arial"/>
          <w:b w:val="0"/>
        </w:rPr>
        <w:t>con</w:t>
      </w:r>
      <w:proofErr w:type="gramEnd"/>
      <w:r w:rsidRPr="0015600C">
        <w:rPr>
          <w:rStyle w:val="Textoennegrita"/>
          <w:rFonts w:ascii="Arial" w:hAnsi="Arial" w:cs="Arial"/>
          <w:b w:val="0"/>
        </w:rPr>
        <w:t xml:space="preserve"> el programa de facturación incorporan un archivo de presuntos clientes o prospectos, segméntales en grupos para poder hacer el seguimiento comercial, envíos de marketing, etc.</w:t>
      </w:r>
    </w:p>
    <w:p w:rsidR="00F1372F" w:rsidRPr="0015600C" w:rsidRDefault="005E09DD" w:rsidP="00F1372F">
      <w:pPr>
        <w:pStyle w:val="Ttulo3"/>
        <w:numPr>
          <w:ilvl w:val="2"/>
          <w:numId w:val="0"/>
        </w:numPr>
        <w:tabs>
          <w:tab w:val="num" w:pos="1920"/>
        </w:tabs>
        <w:spacing w:before="240" w:after="60"/>
        <w:ind w:right="49"/>
        <w:jc w:val="both"/>
        <w:rPr>
          <w:rStyle w:val="Textoennegrita"/>
          <w:rFonts w:ascii="Arial" w:hAnsi="Arial" w:cs="Arial"/>
          <w:color w:val="auto"/>
        </w:rPr>
      </w:pPr>
      <w:bookmarkStart w:id="15" w:name="_Toc33238262"/>
      <w:bookmarkStart w:id="16" w:name="_Toc33411089"/>
      <w:proofErr w:type="spellStart"/>
      <w:r>
        <w:rPr>
          <w:rStyle w:val="Textoennegrita"/>
          <w:rFonts w:ascii="Arial" w:hAnsi="Arial" w:cs="Arial"/>
          <w:color w:val="auto"/>
        </w:rPr>
        <w:lastRenderedPageBreak/>
        <w:t>M</w:t>
      </w:r>
      <w:r w:rsidR="00F1372F" w:rsidRPr="0015600C">
        <w:rPr>
          <w:rStyle w:val="Textoennegrita"/>
          <w:rFonts w:ascii="Arial" w:hAnsi="Arial" w:cs="Arial"/>
          <w:color w:val="auto"/>
        </w:rPr>
        <w:t>antenibilidad</w:t>
      </w:r>
      <w:bookmarkEnd w:id="15"/>
      <w:bookmarkEnd w:id="16"/>
      <w:proofErr w:type="spellEnd"/>
    </w:p>
    <w:p w:rsidR="00F1372F" w:rsidRPr="0015600C" w:rsidRDefault="00F1372F" w:rsidP="00BF1542">
      <w:pPr>
        <w:spacing w:before="100" w:beforeAutospacing="1" w:after="240"/>
        <w:ind w:right="49"/>
        <w:jc w:val="both"/>
        <w:rPr>
          <w:rStyle w:val="Textoennegrita"/>
          <w:rFonts w:ascii="Arial" w:hAnsi="Arial" w:cs="Arial"/>
          <w:b w:val="0"/>
        </w:rPr>
      </w:pPr>
      <w:r w:rsidRPr="0015600C">
        <w:rPr>
          <w:rStyle w:val="Textoennegrita"/>
          <w:rFonts w:ascii="Arial" w:hAnsi="Arial" w:cs="Arial"/>
          <w:b w:val="0"/>
        </w:rPr>
        <w:t>Con el  programa de facturación Movil Fac se incorpora una agenda electrónica para cada usuario del programa con la que mantener perfectamente controladas todas las facturas echas en con la organización.</w:t>
      </w:r>
    </w:p>
    <w:p w:rsidR="00F1372F" w:rsidRPr="0015600C" w:rsidRDefault="00F1372F" w:rsidP="00BF1542">
      <w:pPr>
        <w:spacing w:before="100" w:beforeAutospacing="1" w:after="240"/>
        <w:ind w:right="49"/>
        <w:jc w:val="both"/>
        <w:rPr>
          <w:rStyle w:val="Textoennegrita"/>
          <w:rFonts w:ascii="Arial" w:hAnsi="Arial" w:cs="Arial"/>
          <w:b w:val="0"/>
        </w:rPr>
      </w:pPr>
      <w:r w:rsidRPr="0015600C">
        <w:rPr>
          <w:rStyle w:val="Textoennegrita"/>
          <w:rFonts w:ascii="Arial" w:hAnsi="Arial" w:cs="Arial"/>
          <w:b w:val="0"/>
        </w:rPr>
        <w:t>Se mejorara la velocidad de respuesta. Toda la tramitación administrativa de un pedido se reduce al máximo: con sólo unos clics se podrá generar una Factura a partir de un pedido o documentos de entrega.</w:t>
      </w:r>
    </w:p>
    <w:p w:rsidR="00F1372F" w:rsidRPr="0015600C" w:rsidRDefault="00F1372F" w:rsidP="00F1372F">
      <w:pPr>
        <w:pStyle w:val="Ttulo3"/>
        <w:numPr>
          <w:ilvl w:val="2"/>
          <w:numId w:val="0"/>
        </w:numPr>
        <w:tabs>
          <w:tab w:val="num" w:pos="1920"/>
        </w:tabs>
        <w:spacing w:before="240" w:after="60"/>
        <w:ind w:right="49" w:hanging="720"/>
        <w:jc w:val="both"/>
        <w:rPr>
          <w:rStyle w:val="Textoennegrita"/>
          <w:rFonts w:ascii="Arial" w:hAnsi="Arial" w:cs="Arial"/>
          <w:color w:val="auto"/>
        </w:rPr>
      </w:pPr>
    </w:p>
    <w:p w:rsidR="00F1372F" w:rsidRPr="0015600C" w:rsidRDefault="00F1372F" w:rsidP="00F1372F">
      <w:pPr>
        <w:pStyle w:val="Ttulo3"/>
        <w:numPr>
          <w:ilvl w:val="2"/>
          <w:numId w:val="0"/>
        </w:numPr>
        <w:tabs>
          <w:tab w:val="num" w:pos="1920"/>
        </w:tabs>
        <w:spacing w:before="240" w:after="60"/>
        <w:ind w:right="49"/>
        <w:jc w:val="both"/>
        <w:rPr>
          <w:rStyle w:val="Textoennegrita"/>
          <w:rFonts w:ascii="Arial" w:hAnsi="Arial" w:cs="Arial"/>
          <w:color w:val="auto"/>
        </w:rPr>
      </w:pPr>
      <w:bookmarkStart w:id="17" w:name="_Toc33238263"/>
      <w:bookmarkStart w:id="18" w:name="_Toc33411090"/>
      <w:r w:rsidRPr="0015600C">
        <w:rPr>
          <w:rStyle w:val="Textoennegrita"/>
          <w:rFonts w:ascii="Arial" w:hAnsi="Arial" w:cs="Arial"/>
          <w:color w:val="auto"/>
        </w:rPr>
        <w:t>Portabilidad</w:t>
      </w:r>
      <w:bookmarkEnd w:id="17"/>
      <w:bookmarkEnd w:id="18"/>
    </w:p>
    <w:p w:rsidR="00F1372F" w:rsidRPr="0015600C" w:rsidRDefault="00F1372F" w:rsidP="00BF1542">
      <w:pPr>
        <w:spacing w:before="100" w:beforeAutospacing="1" w:after="240"/>
        <w:ind w:right="49"/>
        <w:jc w:val="both"/>
        <w:rPr>
          <w:rStyle w:val="Textoennegrita"/>
          <w:rFonts w:ascii="Arial" w:hAnsi="Arial" w:cs="Arial"/>
          <w:b w:val="0"/>
        </w:rPr>
      </w:pPr>
      <w:r w:rsidRPr="0015600C">
        <w:rPr>
          <w:rStyle w:val="Textoennegrita"/>
          <w:rFonts w:ascii="Arial" w:hAnsi="Arial" w:cs="Arial"/>
          <w:b w:val="0"/>
        </w:rPr>
        <w:t>Aumentar la competitividad. Es evidente que el principal beneficio de una herramienta de gestión es la gran cantidad de tiempo que ahorra a las personas que trabajan con ella. Ahorrar tiempo es ahorrar dinero y por tanto bajar los costes con lo que consigues aumentar la competitividad.</w:t>
      </w:r>
    </w:p>
    <w:p w:rsidR="00F1372F" w:rsidRPr="0015600C" w:rsidRDefault="00F1372F" w:rsidP="00BF1542">
      <w:pPr>
        <w:spacing w:before="100" w:beforeAutospacing="1" w:after="240"/>
        <w:ind w:right="49"/>
        <w:jc w:val="both"/>
        <w:rPr>
          <w:rStyle w:val="Textoennegrita"/>
          <w:rFonts w:ascii="Arial" w:hAnsi="Arial" w:cs="Arial"/>
          <w:b w:val="0"/>
        </w:rPr>
      </w:pPr>
      <w:r w:rsidRPr="0015600C">
        <w:rPr>
          <w:rStyle w:val="Textoennegrita"/>
          <w:rFonts w:ascii="Arial" w:hAnsi="Arial" w:cs="Arial"/>
          <w:b w:val="0"/>
        </w:rPr>
        <w:t>Mejorar la imagen: con los documentos al exterior saldrán impecables, con el diseño corporativo que quiera se quiera imponerle. Incluso también se a adaptara especialmente el diseño de los documentos (facturas, documentos de entrega) a las necesidades específicas de cada cliente.</w:t>
      </w:r>
    </w:p>
    <w:p w:rsidR="00F1372F" w:rsidRPr="0015600C" w:rsidRDefault="00F1372F" w:rsidP="00BF1542">
      <w:pPr>
        <w:spacing w:before="100" w:beforeAutospacing="1" w:after="240"/>
        <w:ind w:right="49"/>
        <w:jc w:val="both"/>
        <w:rPr>
          <w:rStyle w:val="Textoennegrita"/>
          <w:rFonts w:ascii="Arial" w:hAnsi="Arial" w:cs="Arial"/>
          <w:b w:val="0"/>
        </w:rPr>
      </w:pPr>
      <w:r w:rsidRPr="0015600C">
        <w:rPr>
          <w:rStyle w:val="Textoennegrita"/>
          <w:rFonts w:ascii="Arial" w:hAnsi="Arial" w:cs="Arial"/>
          <w:b w:val="0"/>
        </w:rPr>
        <w:t xml:space="preserve">La  manera de tomar las decisiones óptimas es tener toda la información necesaria disponible en el momento en que se necesita. Este software de facturación Móvil </w:t>
      </w:r>
      <w:proofErr w:type="spellStart"/>
      <w:r w:rsidRPr="0015600C">
        <w:rPr>
          <w:rStyle w:val="Textoennegrita"/>
          <w:rFonts w:ascii="Arial" w:hAnsi="Arial" w:cs="Arial"/>
          <w:b w:val="0"/>
        </w:rPr>
        <w:t>fac</w:t>
      </w:r>
      <w:proofErr w:type="spellEnd"/>
      <w:r w:rsidRPr="0015600C">
        <w:rPr>
          <w:rStyle w:val="Textoennegrita"/>
          <w:rFonts w:ascii="Arial" w:hAnsi="Arial" w:cs="Arial"/>
          <w:b w:val="0"/>
        </w:rPr>
        <w:t xml:space="preserve">  permitirá tener toda la información actualizada y al instante.</w:t>
      </w:r>
    </w:p>
    <w:p w:rsidR="00F1372F" w:rsidRPr="0015600C" w:rsidRDefault="00F1372F" w:rsidP="00BF1542">
      <w:pPr>
        <w:spacing w:before="100" w:beforeAutospacing="1" w:after="240"/>
        <w:ind w:right="49"/>
        <w:jc w:val="both"/>
        <w:rPr>
          <w:rStyle w:val="Textoennegrita"/>
          <w:rFonts w:ascii="Arial" w:hAnsi="Arial" w:cs="Arial"/>
          <w:b w:val="0"/>
        </w:rPr>
      </w:pPr>
      <w:r w:rsidRPr="0015600C">
        <w:rPr>
          <w:rStyle w:val="Textoennegrita"/>
          <w:rFonts w:ascii="Arial" w:hAnsi="Arial" w:cs="Arial"/>
          <w:b w:val="0"/>
        </w:rPr>
        <w:t xml:space="preserve">Con el programa de facturación Movil Fac  se emplearan cálculos calculados al instante las declaraciones de impuestos, de operaciones anuales, los cálculos de comisiones para los vendedores o distribuidores, las estadísticas de ventas, etc. </w:t>
      </w:r>
    </w:p>
    <w:p w:rsidR="00F1372F" w:rsidRPr="0015600C" w:rsidRDefault="00F1372F" w:rsidP="00F1372F">
      <w:pPr>
        <w:spacing w:after="200" w:line="276" w:lineRule="auto"/>
        <w:ind w:right="49"/>
        <w:rPr>
          <w:rStyle w:val="Textoennegrita"/>
          <w:rFonts w:ascii="Arial" w:hAnsi="Arial" w:cs="Arial"/>
        </w:rPr>
      </w:pPr>
      <w:r w:rsidRPr="0015600C">
        <w:rPr>
          <w:rStyle w:val="Textoennegrita"/>
          <w:rFonts w:ascii="Arial" w:hAnsi="Arial" w:cs="Arial"/>
        </w:rPr>
        <w:br w:type="page"/>
      </w:r>
    </w:p>
    <w:p w:rsidR="002A1633" w:rsidRDefault="00841E0E" w:rsidP="00350C53">
      <w:pPr>
        <w:pStyle w:val="Prrafodelista"/>
        <w:spacing w:before="100" w:beforeAutospacing="1" w:after="100" w:afterAutospacing="1"/>
        <w:ind w:left="0" w:right="49"/>
        <w:outlineLvl w:val="2"/>
        <w:rPr>
          <w:rStyle w:val="Textoennegrita"/>
          <w:rFonts w:ascii="Arial" w:hAnsi="Arial" w:cs="Arial"/>
        </w:rPr>
      </w:pPr>
      <w:r>
        <w:rPr>
          <w:rStyle w:val="Textoennegrita"/>
          <w:rFonts w:ascii="Arial" w:hAnsi="Arial" w:cs="Arial"/>
        </w:rPr>
        <w:lastRenderedPageBreak/>
        <w:t xml:space="preserve"> </w:t>
      </w:r>
      <w:r w:rsidR="00350C53" w:rsidRPr="0015600C">
        <w:rPr>
          <w:rStyle w:val="Textoennegrita"/>
          <w:rFonts w:ascii="Arial" w:hAnsi="Arial" w:cs="Arial"/>
        </w:rPr>
        <w:t>Requerimientos Del Software Y Leguaje De Programación</w:t>
      </w:r>
    </w:p>
    <w:p w:rsidR="00350C53" w:rsidRPr="0015600C" w:rsidRDefault="00350C53" w:rsidP="00350C53">
      <w:pPr>
        <w:pStyle w:val="Prrafodelista"/>
        <w:spacing w:before="100" w:beforeAutospacing="1" w:after="100" w:afterAutospacing="1"/>
        <w:ind w:left="0" w:right="49"/>
        <w:outlineLvl w:val="2"/>
        <w:rPr>
          <w:rStyle w:val="Textoennegrita"/>
          <w:rFonts w:ascii="Arial" w:hAnsi="Arial" w:cs="Arial"/>
        </w:rPr>
      </w:pPr>
    </w:p>
    <w:p w:rsidR="002A1633" w:rsidRPr="0015600C" w:rsidRDefault="002A1633" w:rsidP="002A1633">
      <w:pPr>
        <w:pStyle w:val="Prrafodelista"/>
        <w:spacing w:before="100" w:beforeAutospacing="1" w:after="100" w:afterAutospacing="1"/>
        <w:ind w:left="0" w:right="49"/>
        <w:jc w:val="both"/>
        <w:outlineLvl w:val="2"/>
        <w:rPr>
          <w:rStyle w:val="Textoennegrita"/>
          <w:rFonts w:ascii="Arial" w:hAnsi="Arial" w:cs="Arial"/>
        </w:rPr>
      </w:pPr>
      <w:r w:rsidRPr="0015600C">
        <w:rPr>
          <w:rStyle w:val="Textoennegrita"/>
          <w:rFonts w:ascii="Arial" w:hAnsi="Arial" w:cs="Arial"/>
        </w:rPr>
        <w:t>Sistema Operativo y software</w:t>
      </w:r>
    </w:p>
    <w:p w:rsidR="002A1633" w:rsidRPr="0015600C" w:rsidRDefault="002A1633" w:rsidP="00793415">
      <w:pPr>
        <w:spacing w:before="100" w:beforeAutospacing="1" w:after="100" w:afterAutospacing="1"/>
        <w:ind w:right="49"/>
        <w:jc w:val="both"/>
        <w:outlineLvl w:val="2"/>
        <w:rPr>
          <w:rStyle w:val="Textoennegrita"/>
          <w:rFonts w:ascii="Arial" w:hAnsi="Arial" w:cs="Arial"/>
          <w:b w:val="0"/>
          <w:lang w:val="es-ES"/>
        </w:rPr>
      </w:pPr>
      <w:r w:rsidRPr="0015600C">
        <w:rPr>
          <w:rStyle w:val="Textoennegrita"/>
          <w:rFonts w:ascii="Arial" w:hAnsi="Arial" w:cs="Arial"/>
        </w:rPr>
        <w:t>Windows Mobile 6:</w:t>
      </w:r>
      <w:r w:rsidR="00793415">
        <w:rPr>
          <w:rStyle w:val="Textoennegrita"/>
          <w:rFonts w:ascii="Arial" w:hAnsi="Arial" w:cs="Arial"/>
        </w:rPr>
        <w:t xml:space="preserve"> </w:t>
      </w:r>
      <w:r w:rsidRPr="0015600C">
        <w:rPr>
          <w:rStyle w:val="Textoennegrita"/>
          <w:rFonts w:ascii="Arial" w:hAnsi="Arial" w:cs="Arial"/>
          <w:b w:val="0"/>
        </w:rPr>
        <w:t xml:space="preserve">Este Sistema Operativo lo Recomendamos para la empresa XYZ ya que esta requiere de las características que posee esta herramienta; teniendo en cuenta que permiten  gestionar el sistema de manera eficiente y correcta hasta el punto de que se puede llegar a controlar el hardware de forma más efectiva, se puede controlar mucho mejor de forma remota y cambiar de forma radical la política de seguridad. Las </w:t>
      </w:r>
      <w:r w:rsidRPr="0015600C">
        <w:rPr>
          <w:rStyle w:val="Textoennegrita"/>
          <w:rFonts w:ascii="Arial" w:hAnsi="Arial" w:cs="Arial"/>
          <w:b w:val="0"/>
          <w:lang w:val="es-ES"/>
        </w:rPr>
        <w:t>características son las siguientes:</w:t>
      </w:r>
    </w:p>
    <w:p w:rsidR="002A1633" w:rsidRPr="0015600C" w:rsidRDefault="002A1633" w:rsidP="002234BA">
      <w:pPr>
        <w:pStyle w:val="NormalWeb"/>
        <w:numPr>
          <w:ilvl w:val="0"/>
          <w:numId w:val="20"/>
        </w:numPr>
        <w:tabs>
          <w:tab w:val="clear" w:pos="360"/>
        </w:tabs>
        <w:ind w:left="426" w:right="49"/>
        <w:jc w:val="both"/>
        <w:rPr>
          <w:rStyle w:val="Textoennegrita"/>
          <w:rFonts w:ascii="Arial" w:hAnsi="Arial" w:cs="Arial"/>
          <w:b w:val="0"/>
          <w:lang w:val="es-CO"/>
        </w:rPr>
      </w:pPr>
      <w:r w:rsidRPr="0015600C">
        <w:rPr>
          <w:rStyle w:val="Textoennegrita"/>
          <w:rFonts w:ascii="Arial" w:hAnsi="Arial" w:cs="Arial"/>
          <w:b w:val="0"/>
          <w:lang w:val="es-CO"/>
        </w:rPr>
        <w:t xml:space="preserve">Nuevo proceso de reparación de sistemas NTFS: proceso en segundo plano que repara los archivos dañados. </w:t>
      </w:r>
    </w:p>
    <w:p w:rsidR="002A1633" w:rsidRPr="0015600C" w:rsidRDefault="002A1633" w:rsidP="002234BA">
      <w:pPr>
        <w:numPr>
          <w:ilvl w:val="0"/>
          <w:numId w:val="20"/>
        </w:numPr>
        <w:tabs>
          <w:tab w:val="clear" w:pos="360"/>
        </w:tabs>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 xml:space="preserve">Creación de sesiones de usuario en paralelo: reduce tiempos de espera en los Terminal </w:t>
      </w:r>
      <w:proofErr w:type="spellStart"/>
      <w:r w:rsidRPr="0015600C">
        <w:rPr>
          <w:rStyle w:val="Textoennegrita"/>
          <w:rFonts w:ascii="Arial" w:hAnsi="Arial" w:cs="Arial"/>
          <w:b w:val="0"/>
        </w:rPr>
        <w:t>Services</w:t>
      </w:r>
      <w:proofErr w:type="spellEnd"/>
      <w:r w:rsidRPr="0015600C">
        <w:rPr>
          <w:rStyle w:val="Textoennegrita"/>
          <w:rFonts w:ascii="Arial" w:hAnsi="Arial" w:cs="Arial"/>
          <w:b w:val="0"/>
        </w:rPr>
        <w:t xml:space="preserve"> y en la creación de sesiones de usuario a gran escala. </w:t>
      </w:r>
    </w:p>
    <w:p w:rsidR="002A1633" w:rsidRPr="0015600C" w:rsidRDefault="002A1633" w:rsidP="002234BA">
      <w:pPr>
        <w:numPr>
          <w:ilvl w:val="0"/>
          <w:numId w:val="20"/>
        </w:numPr>
        <w:tabs>
          <w:tab w:val="clear" w:pos="360"/>
        </w:tabs>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 xml:space="preserve">Cierre limpio de Servicios: se acabó el tiempo de espera antes de la finalización de servicios. </w:t>
      </w:r>
    </w:p>
    <w:p w:rsidR="002A1633" w:rsidRPr="0015600C" w:rsidRDefault="002A1633" w:rsidP="002234BA">
      <w:pPr>
        <w:numPr>
          <w:ilvl w:val="0"/>
          <w:numId w:val="20"/>
        </w:numPr>
        <w:tabs>
          <w:tab w:val="clear" w:pos="360"/>
        </w:tabs>
        <w:spacing w:before="100" w:beforeAutospacing="1" w:after="100" w:afterAutospacing="1"/>
        <w:ind w:left="426" w:right="49"/>
        <w:jc w:val="both"/>
        <w:rPr>
          <w:rStyle w:val="Textoennegrita"/>
          <w:rFonts w:ascii="Arial" w:hAnsi="Arial" w:cs="Arial"/>
          <w:b w:val="0"/>
        </w:rPr>
      </w:pPr>
      <w:proofErr w:type="spellStart"/>
      <w:r w:rsidRPr="0015600C">
        <w:rPr>
          <w:rStyle w:val="Textoennegrita"/>
          <w:rFonts w:ascii="Arial" w:hAnsi="Arial" w:cs="Arial"/>
          <w:b w:val="0"/>
        </w:rPr>
        <w:t>KernelTransaction</w:t>
      </w:r>
      <w:proofErr w:type="spellEnd"/>
      <w:r w:rsidRPr="0015600C">
        <w:rPr>
          <w:rStyle w:val="Textoennegrita"/>
          <w:rFonts w:ascii="Arial" w:hAnsi="Arial" w:cs="Arial"/>
          <w:b w:val="0"/>
        </w:rPr>
        <w:t xml:space="preserve"> Manager: mejoras en la gestión concurrente de recursos. </w:t>
      </w:r>
    </w:p>
    <w:p w:rsidR="002A1633" w:rsidRPr="0015600C" w:rsidRDefault="002A1633" w:rsidP="002234BA">
      <w:pPr>
        <w:numPr>
          <w:ilvl w:val="0"/>
          <w:numId w:val="20"/>
        </w:numPr>
        <w:tabs>
          <w:tab w:val="clear" w:pos="360"/>
        </w:tabs>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 xml:space="preserve">Sistema de archivos SMB2: de </w:t>
      </w:r>
      <w:smartTag w:uri="urn:schemas-microsoft-com:office:smarttags" w:element="metricconverter">
        <w:smartTagPr>
          <w:attr w:name="ProductID" w:val="30 a"/>
        </w:smartTagPr>
        <w:r w:rsidRPr="0015600C">
          <w:rPr>
            <w:rStyle w:val="Textoennegrita"/>
            <w:rFonts w:ascii="Arial" w:hAnsi="Arial" w:cs="Arial"/>
            <w:b w:val="0"/>
          </w:rPr>
          <w:t>30 a</w:t>
        </w:r>
      </w:smartTag>
      <w:r w:rsidRPr="0015600C">
        <w:rPr>
          <w:rStyle w:val="Textoennegrita"/>
          <w:rFonts w:ascii="Arial" w:hAnsi="Arial" w:cs="Arial"/>
          <w:b w:val="0"/>
        </w:rPr>
        <w:t xml:space="preserve"> 40 veces más rápido el acceso a los servidores multimedia. </w:t>
      </w:r>
    </w:p>
    <w:p w:rsidR="002A1633" w:rsidRPr="0015600C" w:rsidRDefault="002A1633" w:rsidP="002234BA">
      <w:pPr>
        <w:numPr>
          <w:ilvl w:val="0"/>
          <w:numId w:val="20"/>
        </w:numPr>
        <w:tabs>
          <w:tab w:val="clear" w:pos="360"/>
        </w:tabs>
        <w:spacing w:before="100" w:beforeAutospacing="1" w:after="100" w:afterAutospacing="1"/>
        <w:ind w:left="426" w:right="49"/>
        <w:jc w:val="both"/>
        <w:rPr>
          <w:rStyle w:val="Textoennegrita"/>
          <w:rFonts w:ascii="Arial" w:hAnsi="Arial" w:cs="Arial"/>
          <w:b w:val="0"/>
        </w:rPr>
      </w:pPr>
      <w:proofErr w:type="spellStart"/>
      <w:r w:rsidRPr="0015600C">
        <w:rPr>
          <w:rStyle w:val="Textoennegrita"/>
          <w:rFonts w:ascii="Arial" w:hAnsi="Arial" w:cs="Arial"/>
          <w:b w:val="0"/>
        </w:rPr>
        <w:t>AddressSpace</w:t>
      </w:r>
      <w:proofErr w:type="spellEnd"/>
      <w:r w:rsidRPr="0015600C">
        <w:rPr>
          <w:rStyle w:val="Textoennegrita"/>
          <w:rFonts w:ascii="Arial" w:hAnsi="Arial" w:cs="Arial"/>
          <w:b w:val="0"/>
        </w:rPr>
        <w:t xml:space="preserve"> Load </w:t>
      </w:r>
      <w:proofErr w:type="spellStart"/>
      <w:r w:rsidRPr="0015600C">
        <w:rPr>
          <w:rStyle w:val="Textoennegrita"/>
          <w:rFonts w:ascii="Arial" w:hAnsi="Arial" w:cs="Arial"/>
          <w:b w:val="0"/>
        </w:rPr>
        <w:t>Randomization</w:t>
      </w:r>
      <w:proofErr w:type="spellEnd"/>
      <w:r w:rsidRPr="0015600C">
        <w:rPr>
          <w:rStyle w:val="Textoennegrita"/>
          <w:rFonts w:ascii="Arial" w:hAnsi="Arial" w:cs="Arial"/>
          <w:b w:val="0"/>
        </w:rPr>
        <w:t xml:space="preserve"> (ASLR): protección contra malware en la carga de controladores en memoria. </w:t>
      </w:r>
    </w:p>
    <w:p w:rsidR="002A1633" w:rsidRPr="0015600C" w:rsidRDefault="002A1633" w:rsidP="002234BA">
      <w:pPr>
        <w:numPr>
          <w:ilvl w:val="0"/>
          <w:numId w:val="20"/>
        </w:numPr>
        <w:tabs>
          <w:tab w:val="clear" w:pos="360"/>
        </w:tabs>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 xml:space="preserve">Windows Hardware Error </w:t>
      </w:r>
      <w:proofErr w:type="spellStart"/>
      <w:r w:rsidRPr="0015600C">
        <w:rPr>
          <w:rStyle w:val="Textoennegrita"/>
          <w:rFonts w:ascii="Arial" w:hAnsi="Arial" w:cs="Arial"/>
          <w:b w:val="0"/>
        </w:rPr>
        <w:t>Architecture</w:t>
      </w:r>
      <w:proofErr w:type="spellEnd"/>
      <w:r w:rsidRPr="0015600C">
        <w:rPr>
          <w:rStyle w:val="Textoennegrita"/>
          <w:rFonts w:ascii="Arial" w:hAnsi="Arial" w:cs="Arial"/>
          <w:b w:val="0"/>
        </w:rPr>
        <w:t xml:space="preserve"> (WHEA): protocolo mejorado y estandarizado de reporte de errores. </w:t>
      </w:r>
    </w:p>
    <w:p w:rsidR="002A1633" w:rsidRPr="0015600C" w:rsidRDefault="002A1633" w:rsidP="002234BA">
      <w:pPr>
        <w:numPr>
          <w:ilvl w:val="0"/>
          <w:numId w:val="20"/>
        </w:numPr>
        <w:tabs>
          <w:tab w:val="clear" w:pos="360"/>
        </w:tabs>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 xml:space="preserve">Virtualización de Windows Server: mejoras en el rendimiento de la virtualización. </w:t>
      </w:r>
    </w:p>
    <w:p w:rsidR="002A1633" w:rsidRPr="0015600C" w:rsidRDefault="002A1633" w:rsidP="002234BA">
      <w:pPr>
        <w:numPr>
          <w:ilvl w:val="0"/>
          <w:numId w:val="20"/>
        </w:numPr>
        <w:tabs>
          <w:tab w:val="clear" w:pos="360"/>
        </w:tabs>
        <w:spacing w:before="100" w:beforeAutospacing="1" w:after="100" w:afterAutospacing="1"/>
        <w:ind w:left="426" w:right="49"/>
        <w:jc w:val="both"/>
        <w:rPr>
          <w:rStyle w:val="Textoennegrita"/>
          <w:rFonts w:ascii="Arial" w:hAnsi="Arial" w:cs="Arial"/>
          <w:b w:val="0"/>
        </w:rPr>
      </w:pPr>
      <w:proofErr w:type="spellStart"/>
      <w:r w:rsidRPr="0015600C">
        <w:rPr>
          <w:rStyle w:val="Textoennegrita"/>
          <w:rFonts w:ascii="Arial" w:hAnsi="Arial" w:cs="Arial"/>
          <w:b w:val="0"/>
        </w:rPr>
        <w:t>PowerShell</w:t>
      </w:r>
      <w:proofErr w:type="spellEnd"/>
      <w:r w:rsidRPr="0015600C">
        <w:rPr>
          <w:rStyle w:val="Textoennegrita"/>
          <w:rFonts w:ascii="Arial" w:hAnsi="Arial" w:cs="Arial"/>
          <w:b w:val="0"/>
        </w:rPr>
        <w:t xml:space="preserve">: inclusión de una consola mejorada con soporte GUI para administración. </w:t>
      </w:r>
    </w:p>
    <w:p w:rsidR="002A1633" w:rsidRDefault="00793415" w:rsidP="002234BA">
      <w:pPr>
        <w:numPr>
          <w:ilvl w:val="0"/>
          <w:numId w:val="20"/>
        </w:numPr>
        <w:tabs>
          <w:tab w:val="clear" w:pos="360"/>
        </w:tabs>
        <w:spacing w:before="100" w:beforeAutospacing="1" w:after="100" w:afterAutospacing="1"/>
        <w:ind w:left="426" w:right="49"/>
        <w:jc w:val="both"/>
        <w:rPr>
          <w:rStyle w:val="Textoennegrita"/>
          <w:rFonts w:ascii="Arial" w:hAnsi="Arial" w:cs="Arial"/>
          <w:b w:val="0"/>
        </w:rPr>
      </w:pPr>
      <w:r>
        <w:rPr>
          <w:rStyle w:val="Textoennegrita"/>
          <w:rFonts w:ascii="Arial" w:hAnsi="Arial" w:cs="Arial"/>
          <w:b w:val="0"/>
        </w:rPr>
        <w:t xml:space="preserve"> </w:t>
      </w:r>
      <w:r w:rsidR="002A1633" w:rsidRPr="0015600C">
        <w:rPr>
          <w:rStyle w:val="Textoennegrita"/>
          <w:rFonts w:ascii="Arial" w:hAnsi="Arial" w:cs="Arial"/>
          <w:b w:val="0"/>
        </w:rPr>
        <w:t xml:space="preserve">Server </w:t>
      </w:r>
      <w:proofErr w:type="spellStart"/>
      <w:r w:rsidR="002A1633" w:rsidRPr="0015600C">
        <w:rPr>
          <w:rStyle w:val="Textoennegrita"/>
          <w:rFonts w:ascii="Arial" w:hAnsi="Arial" w:cs="Arial"/>
          <w:b w:val="0"/>
        </w:rPr>
        <w:t>Core</w:t>
      </w:r>
      <w:proofErr w:type="spellEnd"/>
      <w:r w:rsidR="002A1633" w:rsidRPr="0015600C">
        <w:rPr>
          <w:rStyle w:val="Textoennegrita"/>
          <w:rFonts w:ascii="Arial" w:hAnsi="Arial" w:cs="Arial"/>
          <w:b w:val="0"/>
        </w:rPr>
        <w:t xml:space="preserve">: el núcleo del sistema se ha renovado con muchas y nuevas mejoras. </w:t>
      </w:r>
    </w:p>
    <w:p w:rsidR="00A16FBA" w:rsidRPr="0015600C" w:rsidRDefault="00A16FBA" w:rsidP="00A16FBA">
      <w:pPr>
        <w:spacing w:before="100" w:beforeAutospacing="1" w:after="100" w:afterAutospacing="1"/>
        <w:ind w:left="360" w:right="49"/>
        <w:jc w:val="both"/>
        <w:rPr>
          <w:rStyle w:val="Textoennegrita"/>
          <w:rFonts w:ascii="Arial" w:hAnsi="Arial" w:cs="Arial"/>
          <w:b w:val="0"/>
        </w:rPr>
      </w:pPr>
      <w:r w:rsidRPr="00A16FBA">
        <w:rPr>
          <w:rStyle w:val="Textoennegrita"/>
          <w:rFonts w:ascii="Arial" w:hAnsi="Arial" w:cs="Arial"/>
          <w:b w:val="0"/>
          <w:noProof/>
          <w:lang w:val="es-ES"/>
        </w:rPr>
        <w:drawing>
          <wp:anchor distT="0" distB="2032" distL="114300" distR="114300" simplePos="0" relativeHeight="251771904" behindDoc="0" locked="0" layoutInCell="1" allowOverlap="1">
            <wp:simplePos x="0" y="0"/>
            <wp:positionH relativeFrom="column">
              <wp:posOffset>1319530</wp:posOffset>
            </wp:positionH>
            <wp:positionV relativeFrom="paragraph">
              <wp:posOffset>59690</wp:posOffset>
            </wp:positionV>
            <wp:extent cx="1577975" cy="2156460"/>
            <wp:effectExtent l="0" t="0" r="3175" b="0"/>
            <wp:wrapSquare wrapText="bothSides"/>
            <wp:docPr id="33" name="Imagen 33" descr="image-thumb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Imagen" descr="image-thumb192.png"/>
                    <pic:cNvPicPr/>
                  </pic:nvPicPr>
                  <pic:blipFill>
                    <a:blip r:embed="rId16" cstate="print"/>
                    <a:stretch>
                      <a:fillRect/>
                    </a:stretch>
                  </pic:blipFill>
                  <pic:spPr>
                    <a:xfrm>
                      <a:off x="0" y="0"/>
                      <a:ext cx="1577975" cy="2156460"/>
                    </a:xfrm>
                    <a:prstGeom prst="rect">
                      <a:avLst/>
                    </a:prstGeom>
                    <a:ln>
                      <a:noFill/>
                    </a:ln>
                    <a:effectLst>
                      <a:softEdge rad="112500"/>
                    </a:effectLst>
                  </pic:spPr>
                </pic:pic>
              </a:graphicData>
            </a:graphic>
          </wp:anchor>
        </w:drawing>
      </w:r>
    </w:p>
    <w:p w:rsidR="002A1633" w:rsidRPr="0015600C" w:rsidRDefault="002A1633" w:rsidP="002A1633">
      <w:pPr>
        <w:spacing w:before="100" w:beforeAutospacing="1" w:after="100" w:afterAutospacing="1"/>
        <w:ind w:right="49"/>
        <w:jc w:val="both"/>
        <w:rPr>
          <w:rStyle w:val="Textoennegrita"/>
          <w:rFonts w:ascii="Arial" w:hAnsi="Arial" w:cs="Arial"/>
          <w:b w:val="0"/>
        </w:rPr>
      </w:pPr>
    </w:p>
    <w:p w:rsidR="002A1633" w:rsidRDefault="002A1633" w:rsidP="002A1633">
      <w:pPr>
        <w:spacing w:before="100" w:beforeAutospacing="1" w:after="100" w:afterAutospacing="1"/>
        <w:ind w:right="49"/>
        <w:jc w:val="both"/>
        <w:rPr>
          <w:rStyle w:val="Textoennegrita"/>
          <w:rFonts w:ascii="Arial" w:hAnsi="Arial" w:cs="Arial"/>
          <w:b w:val="0"/>
        </w:rPr>
      </w:pPr>
    </w:p>
    <w:p w:rsidR="00793415" w:rsidRDefault="002D7F54" w:rsidP="002A1633">
      <w:pPr>
        <w:spacing w:before="100" w:beforeAutospacing="1" w:after="100" w:afterAutospacing="1"/>
        <w:ind w:right="49"/>
        <w:jc w:val="both"/>
        <w:rPr>
          <w:rStyle w:val="Textoennegrita"/>
          <w:rFonts w:ascii="Arial" w:hAnsi="Arial" w:cs="Arial"/>
          <w:b w:val="0"/>
        </w:rPr>
      </w:pPr>
      <w:r>
        <w:rPr>
          <w:rFonts w:ascii="Arial" w:hAnsi="Arial" w:cs="Arial"/>
          <w:bCs/>
          <w:noProof/>
          <w:lang w:val="es-ES"/>
        </w:rPr>
        <w:pict>
          <v:shapetype id="_x0000_t202" coordsize="21600,21600" o:spt="202" path="m,l,21600r21600,l21600,xe">
            <v:stroke joinstyle="miter"/>
            <v:path gradientshapeok="t" o:connecttype="rect"/>
          </v:shapetype>
          <v:shape id="18 Cuadro de texto" o:spid="_x0000_s1026" type="#_x0000_t202" style="position:absolute;left:0;text-align:left;margin-left:228.35pt;margin-top:1.65pt;width:171.1pt;height:20.35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" stroked="f">
            <v:path arrowok="t"/>
            <v:textbox style="mso-fit-shape-to-text:t" inset="0,0,0,0">
              <w:txbxContent>
                <w:p w:rsidR="00A16FBA" w:rsidRPr="00A16FBA" w:rsidRDefault="00A16FBA" w:rsidP="00A16FBA">
                  <w:pPr>
                    <w:pStyle w:val="Textonotapie"/>
                    <w:rPr>
                      <w:noProof/>
                      <w:color w:val="8DB3E2" w:themeColor="text2" w:themeTint="66"/>
                      <w:sz w:val="24"/>
                      <w:szCs w:val="24"/>
                    </w:rPr>
                  </w:pPr>
                  <w:r w:rsidRPr="00A16FBA">
                    <w:rPr>
                      <w:color w:val="8DB3E2" w:themeColor="text2" w:themeTint="66"/>
                    </w:rPr>
                    <w:t xml:space="preserve">Ilustración </w:t>
                  </w:r>
                  <w:r w:rsidR="002D7F54" w:rsidRPr="00A16FBA">
                    <w:rPr>
                      <w:color w:val="8DB3E2" w:themeColor="text2" w:themeTint="66"/>
                    </w:rPr>
                    <w:fldChar w:fldCharType="begin"/>
                  </w:r>
                  <w:r w:rsidRPr="00A16FBA">
                    <w:rPr>
                      <w:color w:val="8DB3E2" w:themeColor="text2" w:themeTint="66"/>
                    </w:rPr>
                    <w:instrText xml:space="preserve"> SEQ Ilustración \* ARABIC </w:instrText>
                  </w:r>
                  <w:r w:rsidR="002D7F54" w:rsidRPr="00A16FBA">
                    <w:rPr>
                      <w:color w:val="8DB3E2" w:themeColor="text2" w:themeTint="66"/>
                    </w:rPr>
                    <w:fldChar w:fldCharType="separate"/>
                  </w:r>
                  <w:r w:rsidRPr="00A16FBA">
                    <w:rPr>
                      <w:noProof/>
                      <w:color w:val="8DB3E2" w:themeColor="text2" w:themeTint="66"/>
                    </w:rPr>
                    <w:t>3</w:t>
                  </w:r>
                  <w:r w:rsidR="002D7F54" w:rsidRPr="00A16FBA">
                    <w:rPr>
                      <w:noProof/>
                      <w:color w:val="8DB3E2" w:themeColor="text2" w:themeTint="66"/>
                    </w:rPr>
                    <w:fldChar w:fldCharType="end"/>
                  </w:r>
                </w:p>
              </w:txbxContent>
            </v:textbox>
            <w10:wrap type="square"/>
          </v:shape>
        </w:pict>
      </w:r>
    </w:p>
    <w:p w:rsidR="00793415" w:rsidRPr="0015600C" w:rsidRDefault="00793415" w:rsidP="002A1633">
      <w:pPr>
        <w:spacing w:before="100" w:beforeAutospacing="1" w:after="100" w:afterAutospacing="1"/>
        <w:ind w:right="49"/>
        <w:jc w:val="both"/>
        <w:rPr>
          <w:rStyle w:val="Textoennegrita"/>
          <w:rFonts w:ascii="Arial" w:hAnsi="Arial" w:cs="Arial"/>
          <w:b w:val="0"/>
        </w:rPr>
      </w:pPr>
    </w:p>
    <w:p w:rsidR="002A1633" w:rsidRPr="0015600C" w:rsidRDefault="002A1633" w:rsidP="002A1633">
      <w:pPr>
        <w:ind w:right="49"/>
        <w:jc w:val="both"/>
        <w:rPr>
          <w:rStyle w:val="Textoennegrita"/>
          <w:rFonts w:ascii="Arial" w:hAnsi="Arial" w:cs="Arial"/>
        </w:rPr>
      </w:pPr>
    </w:p>
    <w:p w:rsidR="002A1633" w:rsidRPr="0015600C" w:rsidRDefault="002A1633" w:rsidP="002A1633">
      <w:pPr>
        <w:ind w:right="49"/>
        <w:jc w:val="both"/>
        <w:rPr>
          <w:rStyle w:val="Textoennegrita"/>
          <w:rFonts w:ascii="Arial" w:hAnsi="Arial" w:cs="Arial"/>
        </w:rPr>
      </w:pPr>
    </w:p>
    <w:p w:rsidR="002A1633" w:rsidRPr="0015600C" w:rsidRDefault="002A1633" w:rsidP="002A1633">
      <w:pPr>
        <w:pStyle w:val="Prrafodelista"/>
        <w:ind w:left="0" w:right="49"/>
        <w:jc w:val="both"/>
        <w:rPr>
          <w:rStyle w:val="Textoennegrita"/>
          <w:rFonts w:ascii="Arial" w:hAnsi="Arial" w:cs="Arial"/>
        </w:rPr>
      </w:pPr>
      <w:r w:rsidRPr="0015600C">
        <w:rPr>
          <w:rStyle w:val="Textoennegrita"/>
          <w:rFonts w:ascii="Arial" w:hAnsi="Arial" w:cs="Arial"/>
        </w:rPr>
        <w:t>Lenguaje de programación</w:t>
      </w:r>
    </w:p>
    <w:p w:rsidR="002A1633" w:rsidRPr="0015600C" w:rsidRDefault="002A1633" w:rsidP="002A1633">
      <w:pPr>
        <w:pStyle w:val="NormalWeb"/>
        <w:ind w:right="49"/>
        <w:jc w:val="both"/>
        <w:rPr>
          <w:rStyle w:val="Textoennegrita"/>
          <w:rFonts w:ascii="Arial" w:hAnsi="Arial" w:cs="Arial"/>
          <w:b w:val="0"/>
          <w:lang w:val="es-CO"/>
        </w:rPr>
      </w:pPr>
      <w:r w:rsidRPr="0015600C">
        <w:rPr>
          <w:rStyle w:val="Textoennegrita"/>
          <w:rFonts w:ascii="Arial" w:hAnsi="Arial" w:cs="Arial"/>
          <w:b w:val="0"/>
          <w:lang w:val="es-CO"/>
        </w:rPr>
        <w:t xml:space="preserve">Se </w:t>
      </w:r>
      <w:r w:rsidR="00793415">
        <w:rPr>
          <w:rStyle w:val="Textoennegrita"/>
          <w:rFonts w:ascii="Arial" w:hAnsi="Arial" w:cs="Arial"/>
          <w:b w:val="0"/>
          <w:lang w:val="es-CO"/>
        </w:rPr>
        <w:t>establece el</w:t>
      </w:r>
      <w:r w:rsidRPr="0015600C">
        <w:rPr>
          <w:rStyle w:val="Textoennegrita"/>
          <w:rFonts w:ascii="Arial" w:hAnsi="Arial" w:cs="Arial"/>
          <w:b w:val="0"/>
          <w:lang w:val="es-CO"/>
        </w:rPr>
        <w:t xml:space="preserve"> entorno de desarrollo integrado  para sistemas operativos Windows</w:t>
      </w:r>
      <w:r w:rsidR="00793415">
        <w:rPr>
          <w:rStyle w:val="Textoennegrita"/>
          <w:rFonts w:ascii="Arial" w:hAnsi="Arial" w:cs="Arial"/>
          <w:b w:val="0"/>
          <w:lang w:val="es-CO"/>
        </w:rPr>
        <w:t xml:space="preserve">, </w:t>
      </w:r>
      <w:r w:rsidRPr="0015600C">
        <w:rPr>
          <w:rStyle w:val="Textoennegrita"/>
          <w:rFonts w:ascii="Arial" w:hAnsi="Arial" w:cs="Arial"/>
          <w:b w:val="0"/>
          <w:lang w:val="es-CO"/>
        </w:rPr>
        <w:t xml:space="preserve"> el desarrollado estará orientado y profundizado con el lenguaje de C#</w:t>
      </w:r>
      <w:r w:rsidR="00350C53">
        <w:rPr>
          <w:rStyle w:val="Textoennegrita"/>
          <w:rFonts w:ascii="Arial" w:hAnsi="Arial" w:cs="Arial"/>
          <w:b w:val="0"/>
          <w:lang w:val="es-CO"/>
        </w:rPr>
        <w:t xml:space="preserve"> empleando la plataforma</w:t>
      </w:r>
      <w:r w:rsidR="00793415">
        <w:rPr>
          <w:rStyle w:val="Textoennegrita"/>
          <w:rFonts w:ascii="Arial" w:hAnsi="Arial" w:cs="Arial"/>
          <w:b w:val="0"/>
          <w:lang w:val="es-CO"/>
        </w:rPr>
        <w:t xml:space="preserve"> </w:t>
      </w:r>
      <w:r w:rsidRPr="0015600C">
        <w:rPr>
          <w:rStyle w:val="Textoennegrita"/>
          <w:rFonts w:ascii="Arial" w:hAnsi="Arial" w:cs="Arial"/>
          <w:b w:val="0"/>
          <w:lang w:val="es-CO"/>
        </w:rPr>
        <w:t>Visual Studio</w:t>
      </w:r>
      <w:r w:rsidR="00350C53">
        <w:rPr>
          <w:rStyle w:val="Textoennegrita"/>
          <w:rFonts w:ascii="Arial" w:hAnsi="Arial" w:cs="Arial"/>
          <w:b w:val="0"/>
          <w:lang w:val="es-CO"/>
        </w:rPr>
        <w:t xml:space="preserve"> que</w:t>
      </w:r>
      <w:r w:rsidRPr="0015600C">
        <w:rPr>
          <w:rStyle w:val="Textoennegrita"/>
          <w:rFonts w:ascii="Arial" w:hAnsi="Arial" w:cs="Arial"/>
          <w:b w:val="0"/>
          <w:lang w:val="es-CO"/>
        </w:rPr>
        <w:t xml:space="preserve"> permitirá al desarrollador crear aplicaciones web, así como servicios web en cualquier entorno que soporte la plataforma .NET. Se utilizara la versión 2008 así se podrá crear aplicaciones que se intercomuniquen entre estaciones de trabajo, páginas web y dispositivos móviles.</w:t>
      </w:r>
    </w:p>
    <w:p w:rsidR="002A1633" w:rsidRPr="0015600C" w:rsidRDefault="002A1633" w:rsidP="002A1633">
      <w:pPr>
        <w:pStyle w:val="NormalWeb"/>
        <w:ind w:right="49"/>
        <w:jc w:val="both"/>
        <w:rPr>
          <w:rStyle w:val="Textoennegrita"/>
          <w:rFonts w:ascii="Arial" w:hAnsi="Arial" w:cs="Arial"/>
          <w:b w:val="0"/>
          <w:lang w:val="es-CO"/>
        </w:rPr>
      </w:pPr>
      <w:r w:rsidRPr="0015600C">
        <w:rPr>
          <w:rStyle w:val="Textoennegrita"/>
          <w:rFonts w:ascii="Arial" w:hAnsi="Arial" w:cs="Arial"/>
          <w:b w:val="0"/>
          <w:lang w:val="es-CO"/>
        </w:rPr>
        <w:t xml:space="preserve">Para profundizar  una breve explicación del lenguaje de programación que se implementara  en el desarrollo  C# o C Sharp es un lenguaje que está incluido en la Plataforma .NET y corre en el Lenguaje Común en Tiempo de Ejecución (CLR, </w:t>
      </w:r>
      <w:proofErr w:type="spellStart"/>
      <w:r w:rsidRPr="0015600C">
        <w:rPr>
          <w:rStyle w:val="Textoennegrita"/>
          <w:rFonts w:ascii="Arial" w:hAnsi="Arial" w:cs="Arial"/>
          <w:b w:val="0"/>
          <w:lang w:val="es-CO"/>
        </w:rPr>
        <w:t>Common</w:t>
      </w:r>
      <w:proofErr w:type="spellEnd"/>
      <w:r w:rsidR="00350C53">
        <w:rPr>
          <w:rStyle w:val="Textoennegrita"/>
          <w:rFonts w:ascii="Arial" w:hAnsi="Arial" w:cs="Arial"/>
          <w:b w:val="0"/>
          <w:lang w:val="es-CO"/>
        </w:rPr>
        <w:t xml:space="preserve"> </w:t>
      </w:r>
      <w:proofErr w:type="spellStart"/>
      <w:r w:rsidRPr="0015600C">
        <w:rPr>
          <w:rStyle w:val="Textoennegrita"/>
          <w:rFonts w:ascii="Arial" w:hAnsi="Arial" w:cs="Arial"/>
          <w:b w:val="0"/>
          <w:lang w:val="es-CO"/>
        </w:rPr>
        <w:t>Language</w:t>
      </w:r>
      <w:proofErr w:type="spellEnd"/>
      <w:r w:rsidR="00350C53">
        <w:rPr>
          <w:rStyle w:val="Textoennegrita"/>
          <w:rFonts w:ascii="Arial" w:hAnsi="Arial" w:cs="Arial"/>
          <w:b w:val="0"/>
          <w:lang w:val="es-CO"/>
        </w:rPr>
        <w:t xml:space="preserve"> </w:t>
      </w:r>
      <w:proofErr w:type="spellStart"/>
      <w:r w:rsidRPr="0015600C">
        <w:rPr>
          <w:rStyle w:val="Textoennegrita"/>
          <w:rFonts w:ascii="Arial" w:hAnsi="Arial" w:cs="Arial"/>
          <w:b w:val="0"/>
          <w:lang w:val="es-CO"/>
        </w:rPr>
        <w:t>Runtime</w:t>
      </w:r>
      <w:proofErr w:type="spellEnd"/>
      <w:r w:rsidRPr="0015600C">
        <w:rPr>
          <w:rStyle w:val="Textoennegrita"/>
          <w:rFonts w:ascii="Arial" w:hAnsi="Arial" w:cs="Arial"/>
          <w:b w:val="0"/>
          <w:lang w:val="es-CO"/>
        </w:rPr>
        <w:t xml:space="preserve">). El primer lenguaje en importancia para el CLR es C#, mucho de lo que soporta la Plataforma .NET está escrito en C#. </w:t>
      </w:r>
    </w:p>
    <w:p w:rsidR="002A1633" w:rsidRPr="0015600C" w:rsidRDefault="002A1633" w:rsidP="00350C53">
      <w:pPr>
        <w:pStyle w:val="Prrafodelista"/>
        <w:spacing w:before="100" w:beforeAutospacing="1" w:after="100" w:afterAutospacing="1"/>
        <w:ind w:left="0" w:right="49"/>
        <w:rPr>
          <w:rStyle w:val="Textoennegrita"/>
          <w:rFonts w:ascii="Arial" w:hAnsi="Arial" w:cs="Arial"/>
          <w:b w:val="0"/>
        </w:rPr>
      </w:pPr>
      <w:r w:rsidRPr="0015600C">
        <w:rPr>
          <w:rStyle w:val="Textoennegrita"/>
          <w:rFonts w:ascii="Arial" w:hAnsi="Arial" w:cs="Arial"/>
          <w:b w:val="0"/>
        </w:rPr>
        <w:t xml:space="preserve">C# intenta ser el lenguaje base para escribir aplicaciones .NET </w:t>
      </w:r>
    </w:p>
    <w:p w:rsidR="002A1633" w:rsidRDefault="002A1633" w:rsidP="002A1633">
      <w:pPr>
        <w:spacing w:before="100" w:beforeAutospacing="1" w:after="100" w:afterAutospacing="1"/>
        <w:ind w:right="49"/>
        <w:jc w:val="both"/>
        <w:rPr>
          <w:rStyle w:val="Textoennegrita"/>
          <w:rFonts w:ascii="Arial" w:hAnsi="Arial" w:cs="Arial"/>
          <w:b w:val="0"/>
        </w:rPr>
      </w:pPr>
      <w:r w:rsidRPr="0015600C">
        <w:rPr>
          <w:rStyle w:val="Textoennegrita"/>
          <w:rFonts w:ascii="Arial" w:hAnsi="Arial" w:cs="Arial"/>
          <w:b w:val="0"/>
        </w:rPr>
        <w:t xml:space="preserve">C# deriva de C y C++, es moderno, simple y enteramente orientado a objetos, simplifica y moderniza a C++ en las áreas de clases, </w:t>
      </w:r>
      <w:proofErr w:type="spellStart"/>
      <w:r w:rsidRPr="0015600C">
        <w:rPr>
          <w:rStyle w:val="Textoennegrita"/>
          <w:rFonts w:ascii="Arial" w:hAnsi="Arial" w:cs="Arial"/>
          <w:b w:val="0"/>
        </w:rPr>
        <w:t>namespaces</w:t>
      </w:r>
      <w:proofErr w:type="spellEnd"/>
      <w:r w:rsidRPr="0015600C">
        <w:rPr>
          <w:rStyle w:val="Textoennegrita"/>
          <w:rFonts w:ascii="Arial" w:hAnsi="Arial" w:cs="Arial"/>
          <w:b w:val="0"/>
        </w:rPr>
        <w:t xml:space="preserve">, sobrecarga de métodos y manejo de excepciones. Se elimino la complejidad de C++ para hacerlo más fácil de utilizar y menos propenso a errores. </w:t>
      </w:r>
    </w:p>
    <w:p w:rsidR="002B38F6" w:rsidRDefault="002B38F6" w:rsidP="002A1633">
      <w:pPr>
        <w:spacing w:before="100" w:beforeAutospacing="1" w:after="100" w:afterAutospacing="1"/>
        <w:ind w:right="49"/>
        <w:jc w:val="both"/>
        <w:rPr>
          <w:rStyle w:val="Textoennegrita"/>
          <w:rFonts w:ascii="Arial" w:hAnsi="Arial" w:cs="Arial"/>
          <w:b w:val="0"/>
        </w:rPr>
      </w:pPr>
    </w:p>
    <w:p w:rsidR="002B38F6" w:rsidRDefault="002B38F6" w:rsidP="002A1633">
      <w:pPr>
        <w:spacing w:before="100" w:beforeAutospacing="1" w:after="100" w:afterAutospacing="1"/>
        <w:ind w:right="49"/>
        <w:jc w:val="both"/>
        <w:rPr>
          <w:rStyle w:val="Textoennegrita"/>
          <w:rFonts w:ascii="Arial" w:hAnsi="Arial" w:cs="Arial"/>
          <w:b w:val="0"/>
        </w:rPr>
      </w:pPr>
      <w:r w:rsidRPr="002B38F6">
        <w:rPr>
          <w:rStyle w:val="Textoennegrita"/>
          <w:rFonts w:ascii="Arial" w:hAnsi="Arial" w:cs="Arial"/>
          <w:b w:val="0"/>
          <w:noProof/>
          <w:lang w:val="es-ES"/>
        </w:rPr>
        <w:drawing>
          <wp:anchor distT="54864" distB="515112" distL="175260" distR="179451" simplePos="0" relativeHeight="251774976" behindDoc="0" locked="0" layoutInCell="1" allowOverlap="1">
            <wp:simplePos x="0" y="0"/>
            <wp:positionH relativeFrom="column">
              <wp:posOffset>135255</wp:posOffset>
            </wp:positionH>
            <wp:positionV relativeFrom="paragraph">
              <wp:posOffset>143510</wp:posOffset>
            </wp:positionV>
            <wp:extent cx="2570480" cy="1240155"/>
            <wp:effectExtent l="76200" t="95250" r="96520" b="493395"/>
            <wp:wrapSquare wrapText="bothSides"/>
            <wp:docPr id="32" name="Imagen 32" descr="vs2008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descr="vs2008_header.jpg"/>
                    <pic:cNvPicPr/>
                  </pic:nvPicPr>
                  <pic:blipFill>
                    <a:blip r:embed="rId17" cstate="print"/>
                    <a:stretch>
                      <a:fillRect/>
                    </a:stretch>
                  </pic:blipFill>
                  <pic:spPr>
                    <a:xfrm>
                      <a:off x="0" y="0"/>
                      <a:ext cx="2570480" cy="124015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rsidR="002B38F6" w:rsidRDefault="002B38F6" w:rsidP="002A1633">
      <w:pPr>
        <w:spacing w:before="100" w:beforeAutospacing="1" w:after="100" w:afterAutospacing="1"/>
        <w:ind w:right="49"/>
        <w:jc w:val="both"/>
        <w:rPr>
          <w:rStyle w:val="Textoennegrita"/>
          <w:rFonts w:ascii="Arial" w:hAnsi="Arial" w:cs="Arial"/>
          <w:b w:val="0"/>
        </w:rPr>
      </w:pPr>
    </w:p>
    <w:p w:rsidR="002B38F6" w:rsidRDefault="002B38F6" w:rsidP="002A1633">
      <w:pPr>
        <w:spacing w:before="100" w:beforeAutospacing="1" w:after="100" w:afterAutospacing="1"/>
        <w:ind w:right="49"/>
        <w:jc w:val="both"/>
        <w:rPr>
          <w:rStyle w:val="Textoennegrita"/>
          <w:rFonts w:ascii="Arial" w:hAnsi="Arial" w:cs="Arial"/>
          <w:b w:val="0"/>
        </w:rPr>
      </w:pPr>
    </w:p>
    <w:p w:rsidR="002B38F6" w:rsidRDefault="002D7F54" w:rsidP="002A1633">
      <w:pPr>
        <w:spacing w:before="100" w:beforeAutospacing="1" w:after="100" w:afterAutospacing="1"/>
        <w:ind w:right="49"/>
        <w:jc w:val="both"/>
        <w:rPr>
          <w:rStyle w:val="Textoennegrita"/>
          <w:rFonts w:ascii="Arial" w:hAnsi="Arial" w:cs="Arial"/>
          <w:b w:val="0"/>
        </w:rPr>
      </w:pPr>
      <w:r w:rsidRPr="002D7F54">
        <w:rPr>
          <w:rFonts w:ascii="Arial" w:hAnsi="Arial" w:cs="Arial"/>
          <w:bCs/>
        </w:rPr>
        <w:pict>
          <v:shape id="15 Cuadro de texto" o:spid="_x0000_s1027" type="#_x0000_t202" style="position:absolute;left:0;text-align:left;margin-left:-5.75pt;margin-top:22.15pt;width:236.25pt;height:20.35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" stroked="f">
            <v:path arrowok="t"/>
            <v:textbox style="mso-fit-shape-to-text:t" inset="0,0,0,0">
              <w:txbxContent>
                <w:p w:rsidR="00943534" w:rsidRPr="002B38F6" w:rsidRDefault="00943534" w:rsidP="002B38F6">
                  <w:pPr>
                    <w:pStyle w:val="Textonotapie"/>
                    <w:rPr>
                      <w:noProof/>
                      <w:color w:val="8DB3E2" w:themeColor="text2" w:themeTint="66"/>
                      <w:sz w:val="24"/>
                      <w:szCs w:val="24"/>
                    </w:rPr>
                  </w:pPr>
                  <w:r w:rsidRPr="002B38F6">
                    <w:rPr>
                      <w:color w:val="8DB3E2" w:themeColor="text2" w:themeTint="66"/>
                    </w:rPr>
                    <w:t xml:space="preserve">Ilustración </w:t>
                  </w:r>
                  <w:r w:rsidR="002D7F54" w:rsidRPr="002B38F6">
                    <w:rPr>
                      <w:color w:val="8DB3E2" w:themeColor="text2" w:themeTint="66"/>
                    </w:rPr>
                    <w:fldChar w:fldCharType="begin"/>
                  </w:r>
                  <w:r w:rsidRPr="002B38F6">
                    <w:rPr>
                      <w:color w:val="8DB3E2" w:themeColor="text2" w:themeTint="66"/>
                    </w:rPr>
                    <w:instrText xml:space="preserve"> SEQ Ilustración \* ARABIC </w:instrText>
                  </w:r>
                  <w:r w:rsidR="002D7F54" w:rsidRPr="002B38F6">
                    <w:rPr>
                      <w:color w:val="8DB3E2" w:themeColor="text2" w:themeTint="66"/>
                    </w:rPr>
                    <w:fldChar w:fldCharType="separate"/>
                  </w:r>
                  <w:r w:rsidRPr="002B38F6">
                    <w:rPr>
                      <w:noProof/>
                      <w:color w:val="8DB3E2" w:themeColor="text2" w:themeTint="66"/>
                    </w:rPr>
                    <w:t>2</w:t>
                  </w:r>
                  <w:r w:rsidR="002D7F54" w:rsidRPr="002B38F6">
                    <w:rPr>
                      <w:noProof/>
                      <w:color w:val="8DB3E2" w:themeColor="text2" w:themeTint="66"/>
                    </w:rPr>
                    <w:fldChar w:fldCharType="end"/>
                  </w:r>
                </w:p>
              </w:txbxContent>
            </v:textbox>
            <w10:wrap type="square"/>
          </v:shape>
        </w:pict>
      </w:r>
    </w:p>
    <w:p w:rsidR="002B38F6" w:rsidRDefault="002B38F6" w:rsidP="002A1633">
      <w:pPr>
        <w:spacing w:before="100" w:beforeAutospacing="1" w:after="100" w:afterAutospacing="1"/>
        <w:ind w:right="49"/>
        <w:jc w:val="both"/>
        <w:rPr>
          <w:rStyle w:val="Textoennegrita"/>
          <w:rFonts w:ascii="Arial" w:hAnsi="Arial" w:cs="Arial"/>
          <w:b w:val="0"/>
        </w:rPr>
      </w:pPr>
    </w:p>
    <w:p w:rsidR="002B38F6" w:rsidRPr="002B38F6" w:rsidRDefault="002B38F6" w:rsidP="002B38F6">
      <w:pPr>
        <w:spacing w:before="100" w:beforeAutospacing="1" w:after="100" w:afterAutospacing="1"/>
        <w:ind w:right="49"/>
        <w:jc w:val="both"/>
        <w:rPr>
          <w:rStyle w:val="Textoennegrita"/>
          <w:rFonts w:ascii="Arial" w:hAnsi="Arial" w:cs="Arial"/>
          <w:b w:val="0"/>
          <w:lang w:val="en-US"/>
        </w:rPr>
      </w:pPr>
    </w:p>
    <w:p w:rsidR="002B38F6" w:rsidRPr="002B38F6" w:rsidRDefault="002B38F6" w:rsidP="002B38F6">
      <w:pPr>
        <w:spacing w:before="100" w:beforeAutospacing="1" w:after="100" w:afterAutospacing="1"/>
        <w:ind w:right="49"/>
        <w:jc w:val="both"/>
        <w:rPr>
          <w:rStyle w:val="Textoennegrita"/>
          <w:rFonts w:ascii="Arial" w:hAnsi="Arial" w:cs="Arial"/>
          <w:b w:val="0"/>
        </w:rPr>
      </w:pPr>
      <w:r w:rsidRPr="002B38F6">
        <w:rPr>
          <w:rStyle w:val="Textoennegrita"/>
          <w:rFonts w:ascii="Arial" w:hAnsi="Arial" w:cs="Arial"/>
          <w:b w:val="0"/>
          <w:lang w:val="en-US"/>
        </w:rPr>
        <w:t>Microsoft® Visual Studio 2008 ® 2010 Advanced Services</w:t>
      </w:r>
    </w:p>
    <w:p w:rsidR="002B38F6" w:rsidRDefault="002B38F6" w:rsidP="002B38F6">
      <w:pPr>
        <w:spacing w:after="200" w:line="276" w:lineRule="auto"/>
        <w:rPr>
          <w:rStyle w:val="Textoennegrita"/>
          <w:rFonts w:ascii="Arial" w:hAnsi="Arial" w:cs="Arial"/>
          <w:b w:val="0"/>
        </w:rPr>
      </w:pPr>
      <w:r w:rsidRPr="002B38F6">
        <w:rPr>
          <w:rFonts w:ascii="Arial" w:hAnsi="Arial" w:cs="Arial"/>
          <w:b/>
        </w:rPr>
        <w:lastRenderedPageBreak/>
        <w:t>Motor O Manejador De Bases De Datos</w:t>
      </w:r>
      <w:r>
        <w:rPr>
          <w:rStyle w:val="Textoennegrita"/>
          <w:rFonts w:ascii="Arial" w:hAnsi="Arial" w:cs="Arial"/>
          <w:b w:val="0"/>
        </w:rPr>
        <w:t xml:space="preserve"> </w:t>
      </w:r>
    </w:p>
    <w:p w:rsidR="002A1633" w:rsidRPr="0015600C" w:rsidRDefault="00350C53" w:rsidP="002B38F6">
      <w:pPr>
        <w:spacing w:after="200" w:line="276" w:lineRule="auto"/>
        <w:jc w:val="both"/>
        <w:rPr>
          <w:rStyle w:val="Textoennegrita"/>
          <w:rFonts w:ascii="Arial" w:hAnsi="Arial" w:cs="Arial"/>
          <w:b w:val="0"/>
        </w:rPr>
      </w:pPr>
      <w:r>
        <w:rPr>
          <w:rStyle w:val="Textoennegrita"/>
          <w:rFonts w:ascii="Arial" w:hAnsi="Arial" w:cs="Arial"/>
          <w:b w:val="0"/>
        </w:rPr>
        <w:t>Será utilizado</w:t>
      </w:r>
      <w:r w:rsidR="002A1633" w:rsidRPr="0015600C">
        <w:rPr>
          <w:rStyle w:val="Textoennegrita"/>
          <w:rFonts w:ascii="Arial" w:hAnsi="Arial" w:cs="Arial"/>
          <w:b w:val="0"/>
        </w:rPr>
        <w:t xml:space="preserve"> un motor  llamado Microsoft SQL Server 2008 un sistema para la gestión de bases de datos producido por Microsoft basado en el modelo relacional. Sus lenguajes para consultas son T-SQL y ANSI SQL.</w:t>
      </w:r>
    </w:p>
    <w:p w:rsidR="002A1633" w:rsidRPr="0015600C" w:rsidRDefault="002A1633" w:rsidP="00350C53">
      <w:pPr>
        <w:spacing w:after="200" w:line="276" w:lineRule="auto"/>
        <w:ind w:right="49"/>
        <w:rPr>
          <w:rStyle w:val="Textoennegrita"/>
          <w:rFonts w:ascii="Arial" w:hAnsi="Arial" w:cs="Arial"/>
          <w:b w:val="0"/>
        </w:rPr>
      </w:pPr>
      <w:r w:rsidRPr="0015600C">
        <w:rPr>
          <w:rStyle w:val="Textoennegrita"/>
          <w:rFonts w:ascii="Arial" w:hAnsi="Arial" w:cs="Arial"/>
          <w:b w:val="0"/>
        </w:rPr>
        <w:t xml:space="preserve">Las Características para Microsoft SQL Server </w:t>
      </w:r>
    </w:p>
    <w:p w:rsidR="002A1633" w:rsidRPr="0015600C" w:rsidRDefault="002A1633" w:rsidP="00350C53">
      <w:pPr>
        <w:numPr>
          <w:ilvl w:val="0"/>
          <w:numId w:val="2"/>
        </w:numPr>
        <w:spacing w:before="100" w:beforeAutospacing="1" w:after="100" w:afterAutospacing="1"/>
        <w:ind w:left="426" w:right="49"/>
        <w:rPr>
          <w:rStyle w:val="Textoennegrita"/>
          <w:rFonts w:ascii="Arial" w:hAnsi="Arial" w:cs="Arial"/>
          <w:b w:val="0"/>
        </w:rPr>
      </w:pPr>
      <w:r w:rsidRPr="0015600C">
        <w:rPr>
          <w:rStyle w:val="Textoennegrita"/>
          <w:rFonts w:ascii="Arial" w:hAnsi="Arial" w:cs="Arial"/>
          <w:b w:val="0"/>
        </w:rPr>
        <w:t>Soporta de transacciones.</w:t>
      </w:r>
    </w:p>
    <w:p w:rsidR="002A1633" w:rsidRPr="0015600C" w:rsidRDefault="002A1633" w:rsidP="00350C53">
      <w:pPr>
        <w:numPr>
          <w:ilvl w:val="0"/>
          <w:numId w:val="2"/>
        </w:numPr>
        <w:spacing w:before="100" w:beforeAutospacing="1" w:after="100" w:afterAutospacing="1"/>
        <w:ind w:left="426" w:right="49"/>
        <w:rPr>
          <w:rStyle w:val="Textoennegrita"/>
          <w:rFonts w:ascii="Arial" w:hAnsi="Arial" w:cs="Arial"/>
          <w:b w:val="0"/>
        </w:rPr>
      </w:pPr>
      <w:r w:rsidRPr="0015600C">
        <w:rPr>
          <w:rStyle w:val="Textoennegrita"/>
          <w:rFonts w:ascii="Arial" w:hAnsi="Arial" w:cs="Arial"/>
          <w:b w:val="0"/>
        </w:rPr>
        <w:t xml:space="preserve">Tiene </w:t>
      </w:r>
      <w:hyperlink r:id="rId18" w:tooltip="Seguridad informática" w:history="1">
        <w:r w:rsidRPr="0015600C">
          <w:rPr>
            <w:rStyle w:val="Textoennegrita"/>
            <w:rFonts w:ascii="Arial" w:hAnsi="Arial" w:cs="Arial"/>
            <w:b w:val="0"/>
          </w:rPr>
          <w:t>seguridad</w:t>
        </w:r>
      </w:hyperlink>
      <w:r w:rsidRPr="0015600C">
        <w:rPr>
          <w:rStyle w:val="Textoennegrita"/>
          <w:rFonts w:ascii="Arial" w:hAnsi="Arial" w:cs="Arial"/>
          <w:b w:val="0"/>
        </w:rPr>
        <w:t>.</w:t>
      </w:r>
    </w:p>
    <w:p w:rsidR="002A1633" w:rsidRPr="0015600C" w:rsidRDefault="002A1633" w:rsidP="00350C53">
      <w:pPr>
        <w:numPr>
          <w:ilvl w:val="0"/>
          <w:numId w:val="2"/>
        </w:numPr>
        <w:spacing w:before="100" w:beforeAutospacing="1" w:after="100" w:afterAutospacing="1"/>
        <w:ind w:left="426" w:right="49"/>
        <w:rPr>
          <w:rStyle w:val="Textoennegrita"/>
          <w:rFonts w:ascii="Arial" w:hAnsi="Arial" w:cs="Arial"/>
          <w:b w:val="0"/>
        </w:rPr>
      </w:pPr>
      <w:r w:rsidRPr="0015600C">
        <w:rPr>
          <w:rStyle w:val="Textoennegrita"/>
          <w:rFonts w:ascii="Arial" w:hAnsi="Arial" w:cs="Arial"/>
          <w:b w:val="0"/>
        </w:rPr>
        <w:t xml:space="preserve">Soporta </w:t>
      </w:r>
      <w:hyperlink r:id="rId19" w:tooltip="Procedimientos almacenados" w:history="1">
        <w:r w:rsidRPr="0015600C">
          <w:rPr>
            <w:rStyle w:val="Textoennegrita"/>
            <w:rFonts w:ascii="Arial" w:hAnsi="Arial" w:cs="Arial"/>
            <w:b w:val="0"/>
          </w:rPr>
          <w:t>procedimientos almacenados</w:t>
        </w:r>
      </w:hyperlink>
      <w:r w:rsidRPr="0015600C">
        <w:rPr>
          <w:rStyle w:val="Textoennegrita"/>
          <w:rFonts w:ascii="Arial" w:hAnsi="Arial" w:cs="Arial"/>
          <w:b w:val="0"/>
        </w:rPr>
        <w:t>.</w:t>
      </w:r>
    </w:p>
    <w:p w:rsidR="002A1633" w:rsidRPr="0015600C" w:rsidRDefault="002A1633" w:rsidP="00350C53">
      <w:pPr>
        <w:numPr>
          <w:ilvl w:val="0"/>
          <w:numId w:val="2"/>
        </w:numPr>
        <w:spacing w:before="100" w:beforeAutospacing="1" w:after="100" w:afterAutospacing="1"/>
        <w:ind w:left="426" w:right="49"/>
        <w:rPr>
          <w:rStyle w:val="Textoennegrita"/>
          <w:rFonts w:ascii="Arial" w:hAnsi="Arial" w:cs="Arial"/>
          <w:b w:val="0"/>
        </w:rPr>
      </w:pPr>
      <w:r w:rsidRPr="0015600C">
        <w:rPr>
          <w:rStyle w:val="Textoennegrita"/>
          <w:rFonts w:ascii="Arial" w:hAnsi="Arial" w:cs="Arial"/>
          <w:b w:val="0"/>
        </w:rPr>
        <w:t xml:space="preserve">Incluye también un potente </w:t>
      </w:r>
      <w:hyperlink r:id="rId20" w:tooltip="Entorno gráfico" w:history="1">
        <w:r w:rsidRPr="0015600C">
          <w:rPr>
            <w:rStyle w:val="Textoennegrita"/>
            <w:rFonts w:ascii="Arial" w:hAnsi="Arial" w:cs="Arial"/>
            <w:b w:val="0"/>
          </w:rPr>
          <w:t>entorno gráfico</w:t>
        </w:r>
      </w:hyperlink>
      <w:r w:rsidRPr="0015600C">
        <w:rPr>
          <w:rStyle w:val="Textoennegrita"/>
          <w:rFonts w:ascii="Arial" w:hAnsi="Arial" w:cs="Arial"/>
          <w:b w:val="0"/>
        </w:rPr>
        <w:t xml:space="preserve"> de administración, que permite el uso de </w:t>
      </w:r>
      <w:hyperlink r:id="rId21" w:tooltip="Comando" w:history="1">
        <w:r w:rsidRPr="0015600C">
          <w:rPr>
            <w:rStyle w:val="Textoennegrita"/>
            <w:rFonts w:ascii="Arial" w:hAnsi="Arial" w:cs="Arial"/>
            <w:b w:val="0"/>
          </w:rPr>
          <w:t>comandos</w:t>
        </w:r>
      </w:hyperlink>
      <w:r w:rsidRPr="0015600C">
        <w:rPr>
          <w:rStyle w:val="Textoennegrita"/>
          <w:rFonts w:ascii="Arial" w:hAnsi="Arial" w:cs="Arial"/>
          <w:b w:val="0"/>
        </w:rPr>
        <w:t xml:space="preserve"> DDL y DML gráficamente.</w:t>
      </w:r>
    </w:p>
    <w:p w:rsidR="002A1633" w:rsidRPr="0015600C" w:rsidRDefault="002A1633" w:rsidP="00350C53">
      <w:pPr>
        <w:numPr>
          <w:ilvl w:val="0"/>
          <w:numId w:val="2"/>
        </w:numPr>
        <w:spacing w:before="100" w:beforeAutospacing="1" w:after="100" w:afterAutospacing="1"/>
        <w:ind w:left="426" w:right="49"/>
        <w:rPr>
          <w:rStyle w:val="Textoennegrita"/>
          <w:rFonts w:ascii="Arial" w:hAnsi="Arial" w:cs="Arial"/>
          <w:b w:val="0"/>
        </w:rPr>
      </w:pPr>
      <w:r w:rsidRPr="0015600C">
        <w:rPr>
          <w:rStyle w:val="Textoennegrita"/>
          <w:rFonts w:ascii="Arial" w:hAnsi="Arial" w:cs="Arial"/>
          <w:b w:val="0"/>
        </w:rPr>
        <w:t xml:space="preserve">Permite trabajar en modo </w:t>
      </w:r>
      <w:hyperlink r:id="rId22" w:tooltip="Cliente-servidor" w:history="1">
        <w:r w:rsidRPr="0015600C">
          <w:rPr>
            <w:rStyle w:val="Textoennegrita"/>
            <w:rFonts w:ascii="Arial" w:hAnsi="Arial" w:cs="Arial"/>
            <w:b w:val="0"/>
          </w:rPr>
          <w:t>cliente-servidor</w:t>
        </w:r>
      </w:hyperlink>
      <w:r w:rsidRPr="0015600C">
        <w:rPr>
          <w:rStyle w:val="Textoennegrita"/>
          <w:rFonts w:ascii="Arial" w:hAnsi="Arial" w:cs="Arial"/>
          <w:b w:val="0"/>
        </w:rPr>
        <w:t xml:space="preserve">, donde la información y datos se alojan en el </w:t>
      </w:r>
      <w:hyperlink r:id="rId23" w:tooltip="Servidor" w:history="1">
        <w:r w:rsidRPr="0015600C">
          <w:rPr>
            <w:rStyle w:val="Textoennegrita"/>
            <w:rFonts w:ascii="Arial" w:hAnsi="Arial" w:cs="Arial"/>
            <w:b w:val="0"/>
          </w:rPr>
          <w:t>servidor</w:t>
        </w:r>
      </w:hyperlink>
      <w:r w:rsidRPr="0015600C">
        <w:rPr>
          <w:rStyle w:val="Textoennegrita"/>
          <w:rFonts w:ascii="Arial" w:hAnsi="Arial" w:cs="Arial"/>
          <w:b w:val="0"/>
        </w:rPr>
        <w:t xml:space="preserve"> y las </w:t>
      </w:r>
      <w:hyperlink r:id="rId24" w:tooltip="Terminal" w:history="1">
        <w:r w:rsidRPr="0015600C">
          <w:rPr>
            <w:rStyle w:val="Textoennegrita"/>
            <w:rFonts w:ascii="Arial" w:hAnsi="Arial" w:cs="Arial"/>
            <w:b w:val="0"/>
          </w:rPr>
          <w:t>terminales</w:t>
        </w:r>
      </w:hyperlink>
      <w:r w:rsidRPr="0015600C">
        <w:rPr>
          <w:rStyle w:val="Textoennegrita"/>
          <w:rFonts w:ascii="Arial" w:hAnsi="Arial" w:cs="Arial"/>
          <w:b w:val="0"/>
        </w:rPr>
        <w:t xml:space="preserve"> o </w:t>
      </w:r>
      <w:hyperlink r:id="rId25" w:tooltip="Cliente (inforática) (aún no redactado)" w:history="1">
        <w:r w:rsidRPr="0015600C">
          <w:rPr>
            <w:rStyle w:val="Textoennegrita"/>
            <w:rFonts w:ascii="Arial" w:hAnsi="Arial" w:cs="Arial"/>
            <w:b w:val="0"/>
          </w:rPr>
          <w:t>clientes</w:t>
        </w:r>
      </w:hyperlink>
      <w:r w:rsidRPr="0015600C">
        <w:rPr>
          <w:rStyle w:val="Textoennegrita"/>
          <w:rFonts w:ascii="Arial" w:hAnsi="Arial" w:cs="Arial"/>
          <w:b w:val="0"/>
        </w:rPr>
        <w:t xml:space="preserve"> de la </w:t>
      </w:r>
      <w:hyperlink r:id="rId26" w:tooltip="Red" w:history="1">
        <w:r w:rsidRPr="0015600C">
          <w:rPr>
            <w:rStyle w:val="Textoennegrita"/>
            <w:rFonts w:ascii="Arial" w:hAnsi="Arial" w:cs="Arial"/>
            <w:b w:val="0"/>
          </w:rPr>
          <w:t>red</w:t>
        </w:r>
      </w:hyperlink>
      <w:r w:rsidRPr="0015600C">
        <w:rPr>
          <w:rStyle w:val="Textoennegrita"/>
          <w:rFonts w:ascii="Arial" w:hAnsi="Arial" w:cs="Arial"/>
          <w:b w:val="0"/>
        </w:rPr>
        <w:t xml:space="preserve"> sólo acceden a la información.</w:t>
      </w:r>
    </w:p>
    <w:p w:rsidR="002A1633" w:rsidRPr="0015600C" w:rsidRDefault="002A1633" w:rsidP="00350C53">
      <w:pPr>
        <w:numPr>
          <w:ilvl w:val="0"/>
          <w:numId w:val="2"/>
        </w:numPr>
        <w:spacing w:before="100" w:beforeAutospacing="1" w:after="100" w:afterAutospacing="1"/>
        <w:ind w:left="426" w:right="49"/>
        <w:rPr>
          <w:rStyle w:val="Textoennegrita"/>
          <w:rFonts w:ascii="Arial" w:hAnsi="Arial" w:cs="Arial"/>
          <w:b w:val="0"/>
        </w:rPr>
      </w:pPr>
      <w:r w:rsidRPr="0015600C">
        <w:rPr>
          <w:rStyle w:val="Textoennegrita"/>
          <w:rFonts w:ascii="Arial" w:hAnsi="Arial" w:cs="Arial"/>
          <w:b w:val="0"/>
        </w:rPr>
        <w:t>Además permite administrar información de otros servidores de datos.</w:t>
      </w:r>
    </w:p>
    <w:p w:rsidR="002A1633" w:rsidRPr="0015600C" w:rsidRDefault="002A1633" w:rsidP="00350C53">
      <w:pPr>
        <w:pStyle w:val="NormalWeb"/>
        <w:ind w:right="49"/>
        <w:rPr>
          <w:rStyle w:val="Textoennegrita"/>
          <w:rFonts w:ascii="Arial" w:hAnsi="Arial" w:cs="Arial"/>
          <w:b w:val="0"/>
          <w:lang w:val="es-CO"/>
        </w:rPr>
      </w:pPr>
      <w:r w:rsidRPr="0015600C">
        <w:rPr>
          <w:rStyle w:val="Textoennegrita"/>
          <w:rFonts w:ascii="Arial" w:hAnsi="Arial" w:cs="Arial"/>
          <w:b w:val="0"/>
          <w:lang w:val="es-CO"/>
        </w:rPr>
        <w:t>El Porqué utilizar SQL SERVER 2008</w:t>
      </w:r>
    </w:p>
    <w:p w:rsidR="002A1633" w:rsidRPr="0015600C" w:rsidRDefault="002A1633" w:rsidP="002B38F6">
      <w:pPr>
        <w:pStyle w:val="NormalWeb"/>
        <w:numPr>
          <w:ilvl w:val="0"/>
          <w:numId w:val="3"/>
        </w:numPr>
        <w:ind w:left="426" w:right="49"/>
        <w:rPr>
          <w:rStyle w:val="Textoennegrita"/>
          <w:rFonts w:ascii="Arial" w:hAnsi="Arial" w:cs="Arial"/>
          <w:b w:val="0"/>
          <w:lang w:val="es-CO"/>
        </w:rPr>
      </w:pPr>
      <w:r w:rsidRPr="0015600C">
        <w:rPr>
          <w:rStyle w:val="Textoennegrita"/>
          <w:rFonts w:ascii="Arial" w:hAnsi="Arial" w:cs="Arial"/>
          <w:b w:val="0"/>
          <w:lang w:val="es-CO"/>
        </w:rPr>
        <w:t xml:space="preserve">Business </w:t>
      </w:r>
      <w:proofErr w:type="spellStart"/>
      <w:r w:rsidRPr="0015600C">
        <w:rPr>
          <w:rStyle w:val="Textoennegrita"/>
          <w:rFonts w:ascii="Arial" w:hAnsi="Arial" w:cs="Arial"/>
          <w:b w:val="0"/>
          <w:lang w:val="es-CO"/>
        </w:rPr>
        <w:t>Intelligence</w:t>
      </w:r>
      <w:proofErr w:type="spellEnd"/>
      <w:r w:rsidRPr="0015600C">
        <w:rPr>
          <w:rStyle w:val="Textoennegrita"/>
          <w:rFonts w:ascii="Arial" w:hAnsi="Arial" w:cs="Arial"/>
          <w:b w:val="0"/>
          <w:lang w:val="es-CO"/>
        </w:rPr>
        <w:br/>
        <w:t xml:space="preserve">SQL Server 2008 proporciona una plataforma optimizada para la integración de datos aplicables para Business </w:t>
      </w:r>
      <w:proofErr w:type="spellStart"/>
      <w:r w:rsidRPr="0015600C">
        <w:rPr>
          <w:rStyle w:val="Textoennegrita"/>
          <w:rFonts w:ascii="Arial" w:hAnsi="Arial" w:cs="Arial"/>
          <w:b w:val="0"/>
          <w:lang w:val="es-CO"/>
        </w:rPr>
        <w:t>Intelligence</w:t>
      </w:r>
      <w:proofErr w:type="spellEnd"/>
      <w:r w:rsidRPr="0015600C">
        <w:rPr>
          <w:rStyle w:val="Textoennegrita"/>
          <w:rFonts w:ascii="Arial" w:hAnsi="Arial" w:cs="Arial"/>
          <w:b w:val="0"/>
          <w:lang w:val="es-CO"/>
        </w:rPr>
        <w:t>, como presentación de informes y análisis, permitiendo a las organizaciones a ofrecer inteligencia donde los usuarios quieren.</w:t>
      </w:r>
    </w:p>
    <w:p w:rsidR="002A1633" w:rsidRPr="0015600C" w:rsidRDefault="002A1633" w:rsidP="002B38F6">
      <w:pPr>
        <w:pStyle w:val="NormalWeb"/>
        <w:numPr>
          <w:ilvl w:val="0"/>
          <w:numId w:val="3"/>
        </w:numPr>
        <w:ind w:left="426" w:right="49"/>
        <w:rPr>
          <w:rStyle w:val="Textoennegrita"/>
          <w:rFonts w:ascii="Arial" w:hAnsi="Arial" w:cs="Arial"/>
          <w:b w:val="0"/>
          <w:lang w:val="es-CO"/>
        </w:rPr>
      </w:pPr>
      <w:r w:rsidRPr="0015600C">
        <w:rPr>
          <w:rStyle w:val="Textoennegrita"/>
          <w:rFonts w:ascii="Arial" w:hAnsi="Arial" w:cs="Arial"/>
          <w:b w:val="0"/>
          <w:lang w:val="es-CO"/>
        </w:rPr>
        <w:t>La virtualización</w:t>
      </w:r>
      <w:r w:rsidRPr="0015600C">
        <w:rPr>
          <w:rStyle w:val="Textoennegrita"/>
          <w:rFonts w:ascii="Arial" w:hAnsi="Arial" w:cs="Arial"/>
          <w:b w:val="0"/>
          <w:lang w:val="es-CO"/>
        </w:rPr>
        <w:br/>
        <w:t>Virtualización de servidores, también conocida como la virtualización hardware, es un tema candente en el mundo de TI, ya que puede proporcionar un gran ahorro de costos, mientras aumenta la rapidez de la empresa.</w:t>
      </w:r>
    </w:p>
    <w:p w:rsidR="002A1633" w:rsidRPr="0015600C" w:rsidRDefault="002A1633" w:rsidP="002B38F6">
      <w:pPr>
        <w:pStyle w:val="NormalWeb"/>
        <w:numPr>
          <w:ilvl w:val="0"/>
          <w:numId w:val="3"/>
        </w:numPr>
        <w:ind w:left="426" w:right="49"/>
        <w:rPr>
          <w:rStyle w:val="Textoennegrita"/>
          <w:rFonts w:ascii="Arial" w:hAnsi="Arial" w:cs="Arial"/>
          <w:b w:val="0"/>
          <w:lang w:val="es-CO"/>
        </w:rPr>
      </w:pPr>
      <w:r w:rsidRPr="0015600C">
        <w:rPr>
          <w:rStyle w:val="Textoennegrita"/>
          <w:rFonts w:ascii="Arial" w:hAnsi="Arial" w:cs="Arial"/>
          <w:b w:val="0"/>
          <w:lang w:val="es-CO"/>
        </w:rPr>
        <w:t>Consolidación de Servidores</w:t>
      </w:r>
      <w:r w:rsidRPr="0015600C">
        <w:rPr>
          <w:rStyle w:val="Textoennegrita"/>
          <w:rFonts w:ascii="Arial" w:hAnsi="Arial" w:cs="Arial"/>
          <w:b w:val="0"/>
          <w:lang w:val="es-CO"/>
        </w:rPr>
        <w:br/>
        <w:t>SQL Server 2008 optimiza el hardware y reduce los costos de mantenimiento mediante el suministro de una flexible solución de consolidación de servidores con la clase empresarial de gestión y rendimiento.</w:t>
      </w:r>
    </w:p>
    <w:p w:rsidR="002A1633" w:rsidRPr="0015600C" w:rsidRDefault="002A1633" w:rsidP="002B38F6">
      <w:pPr>
        <w:pStyle w:val="NormalWeb"/>
        <w:numPr>
          <w:ilvl w:val="0"/>
          <w:numId w:val="3"/>
        </w:numPr>
        <w:ind w:left="426" w:right="49"/>
        <w:rPr>
          <w:rStyle w:val="Textoennegrita"/>
          <w:rFonts w:ascii="Arial" w:hAnsi="Arial" w:cs="Arial"/>
          <w:b w:val="0"/>
          <w:lang w:val="es-CO"/>
        </w:rPr>
      </w:pPr>
      <w:r w:rsidRPr="0015600C">
        <w:rPr>
          <w:rStyle w:val="Textoennegrita"/>
          <w:rFonts w:ascii="Arial" w:hAnsi="Arial" w:cs="Arial"/>
          <w:b w:val="0"/>
          <w:lang w:val="es-CO"/>
        </w:rPr>
        <w:t>OLTP</w:t>
      </w:r>
      <w:r w:rsidRPr="0015600C">
        <w:rPr>
          <w:rStyle w:val="Textoennegrita"/>
          <w:rFonts w:ascii="Arial" w:hAnsi="Arial" w:cs="Arial"/>
          <w:b w:val="0"/>
          <w:lang w:val="es-CO"/>
        </w:rPr>
        <w:br/>
        <w:t>SQL Server 2008 proporciona escalabilidad, de alto rendimiento en su motor de base de datos para aplicaciones de misión crítica que requieren los más altos niveles de disponibilidad y seguridad.</w:t>
      </w:r>
    </w:p>
    <w:p w:rsidR="002A1633" w:rsidRPr="0015600C" w:rsidRDefault="002A1633" w:rsidP="002B38F6">
      <w:pPr>
        <w:pStyle w:val="NormalWeb"/>
        <w:numPr>
          <w:ilvl w:val="0"/>
          <w:numId w:val="3"/>
        </w:numPr>
        <w:ind w:left="426" w:right="49"/>
        <w:jc w:val="both"/>
        <w:rPr>
          <w:rStyle w:val="Textoennegrita"/>
          <w:rFonts w:ascii="Arial" w:hAnsi="Arial" w:cs="Arial"/>
          <w:b w:val="0"/>
          <w:lang w:val="es-CO"/>
        </w:rPr>
      </w:pPr>
      <w:r w:rsidRPr="0015600C">
        <w:rPr>
          <w:rStyle w:val="Textoennegrita"/>
          <w:rFonts w:ascii="Arial" w:hAnsi="Arial" w:cs="Arial"/>
          <w:b w:val="0"/>
          <w:lang w:val="es-CO"/>
        </w:rPr>
        <w:t xml:space="preserve">Data </w:t>
      </w:r>
      <w:proofErr w:type="spellStart"/>
      <w:r w:rsidRPr="0015600C">
        <w:rPr>
          <w:rStyle w:val="Textoennegrita"/>
          <w:rFonts w:ascii="Arial" w:hAnsi="Arial" w:cs="Arial"/>
          <w:b w:val="0"/>
          <w:lang w:val="es-CO"/>
        </w:rPr>
        <w:t>Warehousing</w:t>
      </w:r>
      <w:proofErr w:type="spellEnd"/>
      <w:r w:rsidRPr="0015600C">
        <w:rPr>
          <w:rStyle w:val="Textoennegrita"/>
          <w:rFonts w:ascii="Arial" w:hAnsi="Arial" w:cs="Arial"/>
          <w:b w:val="0"/>
          <w:lang w:val="es-CO"/>
        </w:rPr>
        <w:br/>
        <w:t xml:space="preserve">SQL Server 2008 proporciona una completa y escalable plataforma de almacenamiento de datos que permite a las organizaciones integrar los datos </w:t>
      </w:r>
      <w:r w:rsidRPr="0015600C">
        <w:rPr>
          <w:rStyle w:val="Textoennegrita"/>
          <w:rFonts w:ascii="Arial" w:hAnsi="Arial" w:cs="Arial"/>
          <w:b w:val="0"/>
          <w:lang w:val="es-CO"/>
        </w:rPr>
        <w:lastRenderedPageBreak/>
        <w:t>en el almacén de datos más rápida, y administrar los crecientes volúmenes de datos y los usuarios.</w:t>
      </w:r>
    </w:p>
    <w:p w:rsidR="002A1633" w:rsidRPr="002B38F6" w:rsidRDefault="002A1633" w:rsidP="002A1633">
      <w:pPr>
        <w:pStyle w:val="NormalWeb"/>
        <w:numPr>
          <w:ilvl w:val="0"/>
          <w:numId w:val="3"/>
        </w:numPr>
        <w:ind w:left="426" w:right="49"/>
        <w:jc w:val="both"/>
        <w:rPr>
          <w:rStyle w:val="Textoennegrita"/>
          <w:rFonts w:ascii="Arial" w:hAnsi="Arial" w:cs="Arial"/>
        </w:rPr>
      </w:pPr>
      <w:r w:rsidRPr="002B38F6">
        <w:rPr>
          <w:rStyle w:val="Textoennegrita"/>
          <w:rFonts w:ascii="Arial" w:hAnsi="Arial" w:cs="Arial"/>
          <w:b w:val="0"/>
          <w:lang w:val="es-CO"/>
        </w:rPr>
        <w:t>Desarrollo de Aplicaciones</w:t>
      </w:r>
      <w:r w:rsidR="002B38F6">
        <w:rPr>
          <w:rStyle w:val="Textoennegrita"/>
          <w:rFonts w:ascii="Arial" w:hAnsi="Arial" w:cs="Arial"/>
          <w:b w:val="0"/>
          <w:lang w:val="es-CO"/>
        </w:rPr>
        <w:t xml:space="preserve"> </w:t>
      </w:r>
      <w:r w:rsidRPr="002B38F6">
        <w:rPr>
          <w:rStyle w:val="Textoennegrita"/>
          <w:rFonts w:ascii="Arial" w:hAnsi="Arial" w:cs="Arial"/>
          <w:b w:val="0"/>
          <w:lang w:val="es-CO"/>
        </w:rPr>
        <w:t>SQL Server 2008 también es una amplia plataforma para el desarrollo de aplicativos de datos que permite acceder y manipular datos esenciales de una gran variedad de dispositivos, plataformas, y los datos.</w:t>
      </w:r>
    </w:p>
    <w:p w:rsidR="002B38F6" w:rsidRPr="0015600C" w:rsidRDefault="002B38F6" w:rsidP="002B38F6">
      <w:pPr>
        <w:pStyle w:val="Ttulo1"/>
        <w:ind w:right="49"/>
        <w:jc w:val="center"/>
        <w:rPr>
          <w:rStyle w:val="Textoennegrita"/>
          <w:rFonts w:ascii="Arial" w:hAnsi="Arial" w:cs="Arial"/>
          <w:sz w:val="24"/>
          <w:lang w:val="en-US"/>
        </w:rPr>
      </w:pPr>
      <w:r w:rsidRPr="0015600C">
        <w:rPr>
          <w:rStyle w:val="Textoennegrita"/>
          <w:rFonts w:ascii="Arial" w:hAnsi="Arial" w:cs="Arial"/>
          <w:sz w:val="24"/>
          <w:lang w:val="en-US"/>
        </w:rPr>
        <w:t>Microsoft® SQL Server® 2010 Express with Advanced Services</w:t>
      </w:r>
    </w:p>
    <w:p w:rsidR="002B38F6" w:rsidRPr="0015600C" w:rsidRDefault="002B38F6" w:rsidP="002B38F6">
      <w:pPr>
        <w:ind w:right="49"/>
        <w:jc w:val="center"/>
        <w:rPr>
          <w:rStyle w:val="Textoennegrita"/>
          <w:rFonts w:ascii="Arial" w:hAnsi="Arial" w:cs="Arial"/>
          <w:lang w:val="en-US"/>
        </w:rPr>
      </w:pPr>
    </w:p>
    <w:p w:rsidR="002B38F6" w:rsidRPr="0015600C" w:rsidRDefault="002B38F6" w:rsidP="002B38F6">
      <w:pPr>
        <w:ind w:right="49"/>
        <w:jc w:val="center"/>
        <w:rPr>
          <w:rStyle w:val="Textoennegrita"/>
          <w:rFonts w:ascii="Arial" w:hAnsi="Arial" w:cs="Arial"/>
          <w:lang w:val="en-US"/>
        </w:rPr>
      </w:pPr>
      <w:r w:rsidRPr="0015600C">
        <w:rPr>
          <w:rStyle w:val="Textoennegrita"/>
          <w:rFonts w:ascii="Arial" w:hAnsi="Arial" w:cs="Arial"/>
          <w:noProof/>
          <w:lang w:val="es-ES"/>
        </w:rPr>
        <w:drawing>
          <wp:anchor distT="67056" distB="81407" distL="169164" distR="155575" simplePos="0" relativeHeight="251778048" behindDoc="1" locked="0" layoutInCell="1" allowOverlap="1">
            <wp:simplePos x="0" y="0"/>
            <wp:positionH relativeFrom="column">
              <wp:posOffset>1232535</wp:posOffset>
            </wp:positionH>
            <wp:positionV relativeFrom="paragraph">
              <wp:posOffset>16510</wp:posOffset>
            </wp:positionV>
            <wp:extent cx="3200400" cy="1995805"/>
            <wp:effectExtent l="76200" t="95250" r="95250" b="118745"/>
            <wp:wrapSquare wrapText="bothSides"/>
            <wp:docPr id="27" name="Imagen 27" descr="sql_server_2008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Imagen" descr="sql_server_2008_logo.png"/>
                    <pic:cNvPicPr/>
                  </pic:nvPicPr>
                  <pic:blipFill>
                    <a:blip r:embed="rId27" cstate="print"/>
                    <a:stretch>
                      <a:fillRect/>
                    </a:stretch>
                  </pic:blipFill>
                  <pic:spPr>
                    <a:xfrm>
                      <a:off x="0" y="0"/>
                      <a:ext cx="3200400" cy="1995805"/>
                    </a:xfrm>
                    <a:prstGeom prst="rect">
                      <a:avLst/>
                    </a:prstGeom>
                    <a:ln>
                      <a:noFill/>
                    </a:ln>
                    <a:effectLst>
                      <a:outerShdw blurRad="190500" algn="tl" rotWithShape="0">
                        <a:srgbClr val="000000">
                          <a:alpha val="70000"/>
                        </a:srgbClr>
                      </a:outerShdw>
                    </a:effectLst>
                  </pic:spPr>
                </pic:pic>
              </a:graphicData>
            </a:graphic>
          </wp:anchor>
        </w:drawing>
      </w:r>
    </w:p>
    <w:p w:rsidR="002B38F6" w:rsidRPr="0015600C" w:rsidRDefault="002B38F6" w:rsidP="002B38F6">
      <w:pPr>
        <w:ind w:right="49"/>
        <w:jc w:val="center"/>
        <w:rPr>
          <w:rStyle w:val="Textoennegrita"/>
          <w:rFonts w:ascii="Arial" w:hAnsi="Arial" w:cs="Arial"/>
          <w:lang w:val="en-US"/>
        </w:rPr>
      </w:pPr>
    </w:p>
    <w:p w:rsidR="002B38F6" w:rsidRPr="0015600C" w:rsidRDefault="002B38F6" w:rsidP="002B38F6">
      <w:pPr>
        <w:ind w:right="49"/>
        <w:jc w:val="center"/>
        <w:rPr>
          <w:rStyle w:val="Textoennegrita"/>
          <w:rFonts w:ascii="Arial" w:hAnsi="Arial" w:cs="Arial"/>
          <w:lang w:val="en-US"/>
        </w:rPr>
      </w:pPr>
    </w:p>
    <w:p w:rsidR="002B38F6" w:rsidRPr="0015600C" w:rsidRDefault="002B38F6" w:rsidP="002B38F6">
      <w:pPr>
        <w:ind w:right="49"/>
        <w:jc w:val="center"/>
        <w:rPr>
          <w:rStyle w:val="Textoennegrita"/>
          <w:rFonts w:ascii="Arial" w:hAnsi="Arial" w:cs="Arial"/>
          <w:lang w:val="en-US"/>
        </w:rPr>
      </w:pPr>
    </w:p>
    <w:p w:rsidR="002B38F6" w:rsidRPr="0015600C" w:rsidRDefault="002B38F6" w:rsidP="002B38F6">
      <w:pPr>
        <w:ind w:right="49"/>
        <w:jc w:val="center"/>
        <w:rPr>
          <w:rStyle w:val="Textoennegrita"/>
          <w:rFonts w:ascii="Arial" w:hAnsi="Arial" w:cs="Arial"/>
          <w:lang w:val="en-US"/>
        </w:rPr>
      </w:pPr>
    </w:p>
    <w:p w:rsidR="002B38F6" w:rsidRPr="0015600C" w:rsidRDefault="002B38F6" w:rsidP="002B38F6">
      <w:pPr>
        <w:ind w:right="49"/>
        <w:jc w:val="center"/>
        <w:rPr>
          <w:rStyle w:val="Textoennegrita"/>
          <w:rFonts w:ascii="Arial" w:hAnsi="Arial" w:cs="Arial"/>
          <w:lang w:val="en-US"/>
        </w:rPr>
      </w:pPr>
    </w:p>
    <w:p w:rsidR="002B38F6" w:rsidRPr="0015600C" w:rsidRDefault="002B38F6" w:rsidP="002B38F6">
      <w:pPr>
        <w:ind w:right="49"/>
        <w:jc w:val="center"/>
        <w:rPr>
          <w:rStyle w:val="Textoennegrita"/>
          <w:rFonts w:ascii="Arial" w:hAnsi="Arial" w:cs="Arial"/>
          <w:lang w:val="en-US"/>
        </w:rPr>
      </w:pPr>
    </w:p>
    <w:p w:rsidR="002B38F6" w:rsidRPr="0015600C" w:rsidRDefault="002B38F6" w:rsidP="002B38F6">
      <w:pPr>
        <w:ind w:right="49"/>
        <w:jc w:val="center"/>
        <w:rPr>
          <w:rStyle w:val="Textoennegrita"/>
          <w:rFonts w:ascii="Arial" w:hAnsi="Arial" w:cs="Arial"/>
          <w:lang w:val="en-US"/>
        </w:rPr>
      </w:pPr>
    </w:p>
    <w:p w:rsidR="002B38F6" w:rsidRPr="0015600C" w:rsidRDefault="002B38F6" w:rsidP="002B38F6">
      <w:pPr>
        <w:ind w:right="49"/>
        <w:jc w:val="center"/>
        <w:rPr>
          <w:rStyle w:val="Textoennegrita"/>
          <w:rFonts w:ascii="Arial" w:hAnsi="Arial" w:cs="Arial"/>
          <w:lang w:val="en-US"/>
        </w:rPr>
      </w:pPr>
    </w:p>
    <w:p w:rsidR="002B38F6" w:rsidRPr="0015600C" w:rsidRDefault="002B38F6" w:rsidP="002B38F6">
      <w:pPr>
        <w:ind w:right="49"/>
        <w:jc w:val="both"/>
        <w:rPr>
          <w:rStyle w:val="Textoennegrita"/>
          <w:rFonts w:ascii="Arial" w:hAnsi="Arial" w:cs="Arial"/>
          <w:lang w:val="en-US"/>
        </w:rPr>
      </w:pPr>
    </w:p>
    <w:p w:rsidR="002B38F6" w:rsidRPr="0015600C" w:rsidRDefault="002B38F6" w:rsidP="002B38F6">
      <w:pPr>
        <w:ind w:right="49"/>
        <w:jc w:val="both"/>
        <w:rPr>
          <w:rStyle w:val="Textoennegrita"/>
          <w:rFonts w:ascii="Arial" w:hAnsi="Arial" w:cs="Arial"/>
          <w:lang w:val="en-US"/>
        </w:rPr>
      </w:pPr>
    </w:p>
    <w:p w:rsidR="002B38F6" w:rsidRPr="0015600C" w:rsidRDefault="002B38F6" w:rsidP="002B38F6">
      <w:pPr>
        <w:ind w:right="49"/>
        <w:jc w:val="both"/>
        <w:rPr>
          <w:rStyle w:val="Textoennegrita"/>
          <w:rFonts w:ascii="Arial" w:hAnsi="Arial" w:cs="Arial"/>
          <w:lang w:val="en-US"/>
        </w:rPr>
      </w:pPr>
    </w:p>
    <w:p w:rsidR="002B38F6" w:rsidRPr="0015600C" w:rsidRDefault="002D7F54" w:rsidP="002B38F6">
      <w:pPr>
        <w:ind w:right="49"/>
        <w:jc w:val="both"/>
        <w:rPr>
          <w:rStyle w:val="Textoennegrita"/>
          <w:rFonts w:ascii="Arial" w:hAnsi="Arial" w:cs="Arial"/>
          <w:lang w:val="en-US"/>
        </w:rPr>
      </w:pPr>
      <w:r w:rsidRPr="002D7F54">
        <w:rPr>
          <w:rFonts w:ascii="Arial" w:hAnsi="Arial" w:cs="Arial"/>
          <w:noProof/>
          <w:lang w:val="es-ES"/>
        </w:rPr>
        <w:pict>
          <v:shape id="22 Cuadro de texto" o:spid="_x0000_s1028" type="#_x0000_t202" style="position:absolute;left:0;text-align:left;margin-left:57.4pt;margin-top:4.05pt;width:318.3pt;height:20.35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" stroked="f">
            <v:path arrowok="t"/>
            <v:textbox style="mso-fit-shape-to-text:t" inset="0,0,0,0">
              <w:txbxContent>
                <w:p w:rsidR="00943534" w:rsidRPr="00925DE7" w:rsidRDefault="00943534" w:rsidP="002B38F6">
                  <w:pPr>
                    <w:pStyle w:val="Epgrafe"/>
                    <w:rPr>
                      <w:noProof/>
                      <w:sz w:val="24"/>
                      <w:szCs w:val="24"/>
                    </w:rPr>
                  </w:pPr>
                  <w:r>
                    <w:t xml:space="preserve">Ilustración </w:t>
                  </w:r>
                  <w:r w:rsidR="002D7F54">
                    <w:fldChar w:fldCharType="begin"/>
                  </w:r>
                  <w:r>
                    <w:instrText xml:space="preserve"> SEQ Ilustración \* ARABIC </w:instrText>
                  </w:r>
                  <w:r w:rsidR="002D7F54">
                    <w:fldChar w:fldCharType="separate"/>
                  </w:r>
                  <w:r>
                    <w:rPr>
                      <w:noProof/>
                    </w:rPr>
                    <w:t>4</w:t>
                  </w:r>
                  <w:r w:rsidR="002D7F54">
                    <w:rPr>
                      <w:noProof/>
                    </w:rPr>
                    <w:fldChar w:fldCharType="end"/>
                  </w:r>
                </w:p>
              </w:txbxContent>
            </v:textbox>
            <w10:wrap type="square"/>
          </v:shape>
        </w:pict>
      </w: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151AC5">
      <w:pPr>
        <w:pStyle w:val="Ttulo1"/>
        <w:spacing w:after="150"/>
        <w:ind w:right="49"/>
        <w:rPr>
          <w:rStyle w:val="Textoennegrita"/>
          <w:rFonts w:ascii="Arial" w:hAnsi="Arial" w:cs="Arial"/>
          <w:b/>
          <w:sz w:val="24"/>
        </w:rPr>
      </w:pPr>
      <w:r w:rsidRPr="0015600C">
        <w:rPr>
          <w:rStyle w:val="Textoennegrita"/>
          <w:rFonts w:ascii="Arial" w:hAnsi="Arial" w:cs="Arial"/>
          <w:b/>
          <w:sz w:val="24"/>
          <w:vertAlign w:val="superscript"/>
        </w:rPr>
        <w:lastRenderedPageBreak/>
        <w:t xml:space="preserve"> </w:t>
      </w:r>
      <w:r w:rsidRPr="0015600C">
        <w:rPr>
          <w:rStyle w:val="Textoennegrita"/>
          <w:rFonts w:ascii="Arial" w:hAnsi="Arial" w:cs="Arial"/>
          <w:b/>
          <w:sz w:val="24"/>
        </w:rPr>
        <w:t>Requisitos de hardware y software de los proyectos para Smart Divise</w:t>
      </w:r>
    </w:p>
    <w:p w:rsidR="002A1633" w:rsidRPr="00151AC5" w:rsidRDefault="002A1633" w:rsidP="002A1633">
      <w:pPr>
        <w:ind w:right="49"/>
        <w:jc w:val="both"/>
        <w:rPr>
          <w:rStyle w:val="Textoennegrita"/>
          <w:rFonts w:ascii="Arial" w:hAnsi="Arial" w:cs="Arial"/>
          <w:b w:val="0"/>
        </w:rPr>
      </w:pPr>
      <w:r w:rsidRPr="00151AC5">
        <w:rPr>
          <w:rStyle w:val="Textoennegrita"/>
          <w:rFonts w:ascii="Arial" w:hAnsi="Arial" w:cs="Arial"/>
          <w:b w:val="0"/>
        </w:rPr>
        <w:t>Visual Studio 2008 1</w:t>
      </w:r>
    </w:p>
    <w:p w:rsidR="002A1633" w:rsidRPr="00151AC5" w:rsidRDefault="002D7F54" w:rsidP="002A1633">
      <w:pPr>
        <w:ind w:right="49"/>
        <w:jc w:val="both"/>
        <w:rPr>
          <w:rStyle w:val="Textoennegrita"/>
          <w:rFonts w:ascii="Arial" w:hAnsi="Arial" w:cs="Arial"/>
          <w:b w:val="0"/>
        </w:rPr>
      </w:pPr>
      <w:hyperlink r:id="rId28" w:history="1">
        <w:r w:rsidR="002A1633" w:rsidRPr="00151AC5">
          <w:rPr>
            <w:rStyle w:val="Textoennegrita"/>
            <w:rFonts w:ascii="Arial" w:hAnsi="Arial" w:cs="Arial"/>
            <w:b w:val="0"/>
          </w:rPr>
          <w:t xml:space="preserve">Otras versiones </w:t>
        </w:r>
      </w:hyperlink>
    </w:p>
    <w:p w:rsidR="002A1633" w:rsidRPr="0015600C" w:rsidRDefault="002A1633" w:rsidP="002A1633">
      <w:pPr>
        <w:ind w:right="49"/>
        <w:jc w:val="both"/>
        <w:rPr>
          <w:rStyle w:val="Textoennegrita"/>
          <w:rFonts w:ascii="Arial" w:hAnsi="Arial" w:cs="Arial"/>
        </w:rPr>
      </w:pPr>
    </w:p>
    <w:p w:rsidR="002A1633" w:rsidRPr="0015600C" w:rsidRDefault="002D7F54" w:rsidP="002234BA">
      <w:pPr>
        <w:numPr>
          <w:ilvl w:val="0"/>
          <w:numId w:val="21"/>
        </w:numPr>
        <w:pBdr>
          <w:top w:val="single" w:sz="6" w:space="8" w:color="BDBDBD"/>
          <w:left w:val="single" w:sz="6" w:space="0" w:color="BDBDBD"/>
          <w:bottom w:val="single" w:sz="6" w:space="8" w:color="BDBDBD"/>
          <w:right w:val="single" w:sz="6" w:space="8" w:color="BDBDBD"/>
        </w:pBdr>
        <w:shd w:val="clear" w:color="auto" w:fill="FFFFFF"/>
        <w:spacing w:before="100" w:beforeAutospacing="1" w:after="30"/>
        <w:ind w:left="0" w:right="49" w:firstLine="0"/>
        <w:jc w:val="both"/>
        <w:rPr>
          <w:rStyle w:val="Textoennegrita"/>
          <w:rFonts w:ascii="Arial" w:hAnsi="Arial" w:cs="Arial"/>
        </w:rPr>
      </w:pPr>
      <w:hyperlink r:id="rId29" w:history="1">
        <w:r w:rsidR="002A1633" w:rsidRPr="0015600C">
          <w:rPr>
            <w:rStyle w:val="Textoennegrita"/>
            <w:rFonts w:ascii="Arial" w:hAnsi="Arial" w:cs="Arial"/>
          </w:rPr>
          <w:t>Visual Studio 2005</w:t>
        </w:r>
      </w:hyperlink>
    </w:p>
    <w:p w:rsidR="002A1633" w:rsidRPr="0015600C" w:rsidRDefault="002A1633" w:rsidP="002A1633">
      <w:pPr>
        <w:pBdr>
          <w:top w:val="single" w:sz="6" w:space="8" w:color="BDBDBD"/>
          <w:left w:val="single" w:sz="6" w:space="8" w:color="BDBDBD"/>
          <w:bottom w:val="single" w:sz="6" w:space="8" w:color="BDBDBD"/>
          <w:right w:val="single" w:sz="6" w:space="8" w:color="BDBDBD"/>
        </w:pBdr>
        <w:shd w:val="clear" w:color="auto" w:fill="FFFFFF"/>
        <w:spacing w:before="100" w:beforeAutospacing="1" w:after="30"/>
        <w:ind w:right="49"/>
        <w:jc w:val="both"/>
        <w:rPr>
          <w:rStyle w:val="Textoennegrita"/>
          <w:rFonts w:ascii="Arial" w:hAnsi="Arial" w:cs="Arial"/>
        </w:rPr>
      </w:pPr>
      <w:r w:rsidRPr="00E81CE7">
        <w:rPr>
          <w:rStyle w:val="Textoennegrita"/>
          <w:rFonts w:ascii="Arial" w:hAnsi="Arial" w:cs="Arial"/>
          <w:b w:val="0"/>
        </w:rPr>
        <w:t>En los siguientes párrafos se especifica cuáles son los requisitos del equipo de desarrollo, el dispositivo de destino y la conexión entre los dos</w:t>
      </w:r>
      <w:r w:rsidRPr="0015600C">
        <w:rPr>
          <w:rStyle w:val="Textoennegrita"/>
          <w:rFonts w:ascii="Arial" w:hAnsi="Arial" w:cs="Arial"/>
        </w:rPr>
        <w:t>.</w:t>
      </w:r>
    </w:p>
    <w:p w:rsidR="002A1633" w:rsidRPr="0015600C" w:rsidRDefault="002A1633" w:rsidP="002A1633">
      <w:pPr>
        <w:ind w:right="49"/>
        <w:jc w:val="both"/>
        <w:rPr>
          <w:rStyle w:val="Textoennegrita"/>
          <w:rFonts w:ascii="Arial" w:eastAsiaTheme="minorEastAsia" w:hAnsi="Arial" w:cs="Arial"/>
        </w:rPr>
      </w:pPr>
    </w:p>
    <w:p w:rsidR="002A1633" w:rsidRPr="0015600C" w:rsidRDefault="002A1633" w:rsidP="002A1633">
      <w:pPr>
        <w:ind w:right="49"/>
        <w:jc w:val="both"/>
        <w:rPr>
          <w:rStyle w:val="Textoennegrita"/>
          <w:rFonts w:ascii="Arial" w:eastAsiaTheme="minorEastAsia" w:hAnsi="Arial" w:cs="Arial"/>
        </w:rPr>
      </w:pPr>
    </w:p>
    <w:p w:rsidR="002A1633" w:rsidRPr="0015600C" w:rsidRDefault="002A1633" w:rsidP="002234BA">
      <w:pPr>
        <w:pStyle w:val="Prrafodelista"/>
        <w:numPr>
          <w:ilvl w:val="2"/>
          <w:numId w:val="11"/>
        </w:numPr>
        <w:ind w:left="0" w:right="49"/>
        <w:jc w:val="both"/>
        <w:rPr>
          <w:rStyle w:val="Textoennegrita"/>
          <w:rFonts w:ascii="Arial" w:hAnsi="Arial" w:cs="Arial"/>
        </w:rPr>
      </w:pPr>
      <w:r w:rsidRPr="0015600C">
        <w:rPr>
          <w:rStyle w:val="Textoennegrita"/>
          <w:rFonts w:ascii="Arial" w:eastAsiaTheme="minorEastAsia" w:hAnsi="Arial" w:cs="Arial"/>
        </w:rPr>
        <w:t>Equipo de desarrollo</w:t>
      </w:r>
    </w:p>
    <w:p w:rsidR="002A1633" w:rsidRPr="0015600C" w:rsidRDefault="002D7F54" w:rsidP="002A1633">
      <w:pPr>
        <w:ind w:right="49"/>
        <w:jc w:val="both"/>
        <w:rPr>
          <w:rStyle w:val="Textoennegrita"/>
          <w:rFonts w:ascii="Arial" w:hAnsi="Arial" w:cs="Arial"/>
        </w:rPr>
      </w:pPr>
      <w:r w:rsidRPr="002D7F54">
        <w:rPr>
          <w:rStyle w:val="Textoennegrita"/>
          <w:rFonts w:ascii="Arial" w:hAnsi="Arial" w:cs="Arial"/>
        </w:rPr>
        <w:pict>
          <v:rect id="_x0000_i1025" style="width:0;height:1.5pt" o:hralign="center" o:hrstd="t" o:hrnoshade="t" o:hr="t" fillcolor="#e5e5e5" stroked="f"/>
        </w:pict>
      </w:r>
    </w:p>
    <w:p w:rsidR="002A1633" w:rsidRPr="0015600C" w:rsidRDefault="002A1633" w:rsidP="002A1633">
      <w:pPr>
        <w:pStyle w:val="NormalWeb"/>
        <w:ind w:right="49"/>
        <w:jc w:val="both"/>
        <w:rPr>
          <w:rStyle w:val="Textoennegrita"/>
          <w:rFonts w:ascii="Arial" w:hAnsi="Arial" w:cs="Arial"/>
          <w:b w:val="0"/>
          <w:lang w:val="es-CO"/>
        </w:rPr>
      </w:pPr>
      <w:r w:rsidRPr="0015600C">
        <w:rPr>
          <w:rStyle w:val="Textoennegrita"/>
          <w:rFonts w:ascii="Arial" w:hAnsi="Arial" w:cs="Arial"/>
          <w:b w:val="0"/>
          <w:lang w:val="es-CO"/>
        </w:rPr>
        <w:t xml:space="preserve">El hecho de seleccionar Programación de </w:t>
      </w:r>
      <w:proofErr w:type="spellStart"/>
      <w:r w:rsidRPr="0015600C">
        <w:rPr>
          <w:rStyle w:val="Textoennegrita"/>
          <w:rFonts w:ascii="Arial" w:hAnsi="Arial" w:cs="Arial"/>
          <w:b w:val="0"/>
          <w:lang w:val="es-CO"/>
        </w:rPr>
        <w:t>Smart</w:t>
      </w:r>
      <w:proofErr w:type="spellEnd"/>
      <w:r w:rsidRPr="0015600C">
        <w:rPr>
          <w:rStyle w:val="Textoennegrita"/>
          <w:rFonts w:ascii="Arial" w:hAnsi="Arial" w:cs="Arial"/>
          <w:b w:val="0"/>
          <w:lang w:val="es-CO"/>
        </w:rPr>
        <w:t xml:space="preserve"> </w:t>
      </w:r>
      <w:proofErr w:type="spellStart"/>
      <w:r w:rsidRPr="0015600C">
        <w:rPr>
          <w:rStyle w:val="Textoennegrita"/>
          <w:rFonts w:ascii="Arial" w:hAnsi="Arial" w:cs="Arial"/>
          <w:b w:val="0"/>
          <w:lang w:val="es-CO"/>
        </w:rPr>
        <w:t>Device</w:t>
      </w:r>
      <w:proofErr w:type="spellEnd"/>
      <w:r w:rsidRPr="0015600C">
        <w:rPr>
          <w:rStyle w:val="Textoennegrita"/>
          <w:rFonts w:ascii="Arial" w:hAnsi="Arial" w:cs="Arial"/>
          <w:b w:val="0"/>
          <w:lang w:val="es-CO"/>
        </w:rPr>
        <w:t xml:space="preserve"> (se selecciona de manera predeterminada) al instalar Visual Studio agrega aproximadamente 900 MB de uso de espacio en disco duro. Si no está desarrollando aplicaciones de </w:t>
      </w:r>
      <w:proofErr w:type="spellStart"/>
      <w:r w:rsidRPr="0015600C">
        <w:rPr>
          <w:rStyle w:val="Textoennegrita"/>
          <w:rFonts w:ascii="Arial" w:hAnsi="Arial" w:cs="Arial"/>
          <w:b w:val="0"/>
          <w:lang w:val="es-CO"/>
        </w:rPr>
        <w:t>Smart</w:t>
      </w:r>
      <w:proofErr w:type="spellEnd"/>
      <w:r w:rsidRPr="0015600C">
        <w:rPr>
          <w:rStyle w:val="Textoennegrita"/>
          <w:rFonts w:ascii="Arial" w:hAnsi="Arial" w:cs="Arial"/>
          <w:b w:val="0"/>
          <w:lang w:val="es-CO"/>
        </w:rPr>
        <w:t xml:space="preserve"> </w:t>
      </w:r>
      <w:proofErr w:type="spellStart"/>
      <w:r w:rsidRPr="0015600C">
        <w:rPr>
          <w:rStyle w:val="Textoennegrita"/>
          <w:rFonts w:ascii="Arial" w:hAnsi="Arial" w:cs="Arial"/>
          <w:b w:val="0"/>
          <w:lang w:val="es-CO"/>
        </w:rPr>
        <w:t>Device</w:t>
      </w:r>
      <w:proofErr w:type="spellEnd"/>
      <w:r w:rsidRPr="0015600C">
        <w:rPr>
          <w:rStyle w:val="Textoennegrita"/>
          <w:rFonts w:ascii="Arial" w:hAnsi="Arial" w:cs="Arial"/>
          <w:b w:val="0"/>
          <w:lang w:val="es-CO"/>
        </w:rPr>
        <w:t xml:space="preserve">, es posible recuperar este espacio desinstalando </w:t>
      </w:r>
      <w:proofErr w:type="spellStart"/>
      <w:r w:rsidRPr="0015600C">
        <w:rPr>
          <w:rStyle w:val="Textoennegrita"/>
          <w:rFonts w:ascii="Arial" w:hAnsi="Arial" w:cs="Arial"/>
          <w:b w:val="0"/>
          <w:lang w:val="es-CO"/>
        </w:rPr>
        <w:t>Programabilidad</w:t>
      </w:r>
      <w:proofErr w:type="spellEnd"/>
      <w:r w:rsidRPr="0015600C">
        <w:rPr>
          <w:rStyle w:val="Textoennegrita"/>
          <w:rFonts w:ascii="Arial" w:hAnsi="Arial" w:cs="Arial"/>
          <w:b w:val="0"/>
          <w:lang w:val="es-CO"/>
        </w:rPr>
        <w:t xml:space="preserve"> de </w:t>
      </w:r>
      <w:proofErr w:type="spellStart"/>
      <w:r w:rsidRPr="0015600C">
        <w:rPr>
          <w:rStyle w:val="Textoennegrita"/>
          <w:rFonts w:ascii="Arial" w:hAnsi="Arial" w:cs="Arial"/>
          <w:b w:val="0"/>
          <w:lang w:val="es-CO"/>
        </w:rPr>
        <w:t>Smart</w:t>
      </w:r>
      <w:proofErr w:type="spellEnd"/>
      <w:r w:rsidRPr="0015600C">
        <w:rPr>
          <w:rStyle w:val="Textoennegrita"/>
          <w:rFonts w:ascii="Arial" w:hAnsi="Arial" w:cs="Arial"/>
          <w:b w:val="0"/>
          <w:lang w:val="es-CO"/>
        </w:rPr>
        <w:t xml:space="preserve"> </w:t>
      </w:r>
      <w:proofErr w:type="spellStart"/>
      <w:r w:rsidRPr="0015600C">
        <w:rPr>
          <w:rStyle w:val="Textoennegrita"/>
          <w:rFonts w:ascii="Arial" w:hAnsi="Arial" w:cs="Arial"/>
          <w:b w:val="0"/>
          <w:lang w:val="es-CO"/>
        </w:rPr>
        <w:t>Device</w:t>
      </w:r>
      <w:proofErr w:type="spellEnd"/>
      <w:r w:rsidRPr="0015600C">
        <w:rPr>
          <w:rStyle w:val="Textoennegrita"/>
          <w:rFonts w:ascii="Arial" w:hAnsi="Arial" w:cs="Arial"/>
          <w:b w:val="0"/>
          <w:lang w:val="es-CO"/>
        </w:rPr>
        <w:t>. Para ello, en la ficha Agregar o quitar programas del Panel de control, seleccione la instalación de Visual Studio, haga clic en Cambiar o quitar y siga los pasos que se indican.</w:t>
      </w:r>
    </w:p>
    <w:p w:rsidR="002A1633" w:rsidRPr="0015600C" w:rsidRDefault="002A1633" w:rsidP="002A1633">
      <w:pPr>
        <w:pStyle w:val="NormalWeb"/>
        <w:ind w:right="49"/>
        <w:jc w:val="both"/>
        <w:rPr>
          <w:rStyle w:val="Textoennegrita"/>
          <w:rFonts w:ascii="Arial" w:hAnsi="Arial" w:cs="Arial"/>
          <w:b w:val="0"/>
          <w:lang w:val="es-CO"/>
        </w:rPr>
      </w:pPr>
      <w:r w:rsidRPr="0015600C">
        <w:rPr>
          <w:rStyle w:val="Textoennegrita"/>
          <w:rFonts w:ascii="Arial" w:hAnsi="Arial" w:cs="Arial"/>
          <w:b w:val="0"/>
          <w:lang w:val="es-CO"/>
        </w:rPr>
        <w:t xml:space="preserve">Al instalar Programación de </w:t>
      </w:r>
      <w:proofErr w:type="spellStart"/>
      <w:r w:rsidRPr="0015600C">
        <w:rPr>
          <w:rStyle w:val="Textoennegrita"/>
          <w:rFonts w:ascii="Arial" w:hAnsi="Arial" w:cs="Arial"/>
          <w:b w:val="0"/>
          <w:lang w:val="es-CO"/>
        </w:rPr>
        <w:t>Smart</w:t>
      </w:r>
      <w:proofErr w:type="spellEnd"/>
      <w:r w:rsidRPr="0015600C">
        <w:rPr>
          <w:rStyle w:val="Textoennegrita"/>
          <w:rFonts w:ascii="Arial" w:hAnsi="Arial" w:cs="Arial"/>
          <w:b w:val="0"/>
          <w:lang w:val="es-CO"/>
        </w:rPr>
        <w:t xml:space="preserve"> </w:t>
      </w:r>
      <w:proofErr w:type="spellStart"/>
      <w:r w:rsidRPr="0015600C">
        <w:rPr>
          <w:rStyle w:val="Textoennegrita"/>
          <w:rFonts w:ascii="Arial" w:hAnsi="Arial" w:cs="Arial"/>
          <w:b w:val="0"/>
          <w:lang w:val="es-CO"/>
        </w:rPr>
        <w:t>Device</w:t>
      </w:r>
      <w:proofErr w:type="spellEnd"/>
      <w:r w:rsidRPr="0015600C">
        <w:rPr>
          <w:rStyle w:val="Textoennegrita"/>
          <w:rFonts w:ascii="Arial" w:hAnsi="Arial" w:cs="Arial"/>
          <w:b w:val="0"/>
          <w:lang w:val="es-CO"/>
        </w:rPr>
        <w:t xml:space="preserve"> también se instalan el SDK de Pocket PC 2003 y los SDK de Windows Mobile 5.0 Pocket PC, Smartphone y Windows CE 5.0. Otros SDK como Windows Mobile 6.0 se deben descargar e instalar manualmente. </w:t>
      </w:r>
    </w:p>
    <w:p w:rsidR="002A1633" w:rsidRPr="0015600C" w:rsidRDefault="002A1633" w:rsidP="002A1633">
      <w:pPr>
        <w:pStyle w:val="NormalWeb"/>
        <w:ind w:right="49"/>
        <w:jc w:val="both"/>
        <w:rPr>
          <w:rStyle w:val="Textoennegrita"/>
          <w:rFonts w:ascii="Arial" w:hAnsi="Arial" w:cs="Arial"/>
          <w:b w:val="0"/>
          <w:lang w:val="es-CO"/>
        </w:rPr>
      </w:pPr>
      <w:r w:rsidRPr="0015600C">
        <w:rPr>
          <w:rStyle w:val="Textoennegrita"/>
          <w:rFonts w:ascii="Arial" w:hAnsi="Arial" w:cs="Arial"/>
          <w:b w:val="0"/>
          <w:lang w:val="es-CO"/>
        </w:rPr>
        <w:t>Cuando utilice un emulador en los proyectos de dispositivo, es necesario un mínimo de 64 MB de RAM adicional.</w:t>
      </w:r>
    </w:p>
    <w:p w:rsidR="002A1633" w:rsidRPr="0015600C" w:rsidRDefault="002A1633" w:rsidP="002A1633">
      <w:pPr>
        <w:spacing w:after="200" w:line="276" w:lineRule="auto"/>
        <w:ind w:right="49"/>
        <w:rPr>
          <w:rStyle w:val="Textoennegrita"/>
          <w:rFonts w:ascii="Arial" w:eastAsiaTheme="minorEastAsia" w:hAnsi="Arial" w:cs="Arial"/>
        </w:rPr>
      </w:pPr>
      <w:r w:rsidRPr="0015600C">
        <w:rPr>
          <w:rStyle w:val="Textoennegrita"/>
          <w:rFonts w:ascii="Arial" w:eastAsiaTheme="minorEastAsia" w:hAnsi="Arial" w:cs="Arial"/>
        </w:rPr>
        <w:br w:type="page"/>
      </w:r>
    </w:p>
    <w:p w:rsidR="002A1633" w:rsidRPr="0015600C" w:rsidRDefault="002A1633" w:rsidP="002234BA">
      <w:pPr>
        <w:pStyle w:val="Prrafodelista"/>
        <w:numPr>
          <w:ilvl w:val="2"/>
          <w:numId w:val="11"/>
        </w:numPr>
        <w:ind w:left="0" w:right="49"/>
        <w:jc w:val="both"/>
        <w:rPr>
          <w:rStyle w:val="Textoennegrita"/>
          <w:rFonts w:ascii="Arial" w:hAnsi="Arial" w:cs="Arial"/>
        </w:rPr>
      </w:pPr>
      <w:r w:rsidRPr="0015600C">
        <w:rPr>
          <w:rStyle w:val="Textoennegrita"/>
          <w:rFonts w:ascii="Arial" w:eastAsiaTheme="minorEastAsia" w:hAnsi="Arial" w:cs="Arial"/>
        </w:rPr>
        <w:lastRenderedPageBreak/>
        <w:t>Dispositivo</w:t>
      </w:r>
    </w:p>
    <w:p w:rsidR="002A1633" w:rsidRPr="0015600C" w:rsidRDefault="002D7F54" w:rsidP="002A1633">
      <w:pPr>
        <w:ind w:right="49"/>
        <w:jc w:val="both"/>
        <w:rPr>
          <w:rStyle w:val="Textoennegrita"/>
          <w:rFonts w:ascii="Arial" w:hAnsi="Arial" w:cs="Arial"/>
        </w:rPr>
      </w:pPr>
      <w:r w:rsidRPr="002D7F54">
        <w:rPr>
          <w:rStyle w:val="Textoennegrita"/>
          <w:rFonts w:ascii="Arial" w:hAnsi="Arial" w:cs="Arial"/>
        </w:rPr>
        <w:pict>
          <v:rect id="_x0000_i1026" style="width:0;height:1.5pt" o:hralign="center" o:hrstd="t" o:hrnoshade="t" o:hr="t" fillcolor="#e5e5e5" stroked="f"/>
        </w:pict>
      </w:r>
    </w:p>
    <w:p w:rsidR="002A1633" w:rsidRPr="0015600C" w:rsidRDefault="002A1633" w:rsidP="002A1633">
      <w:pPr>
        <w:pStyle w:val="NormalWeb"/>
        <w:ind w:right="49"/>
        <w:jc w:val="both"/>
        <w:rPr>
          <w:rStyle w:val="Textoennegrita"/>
          <w:rFonts w:ascii="Arial" w:hAnsi="Arial" w:cs="Arial"/>
          <w:b w:val="0"/>
          <w:lang w:val="es-CO"/>
        </w:rPr>
      </w:pPr>
      <w:r w:rsidRPr="0015600C">
        <w:rPr>
          <w:rStyle w:val="Textoennegrita"/>
          <w:rFonts w:ascii="Arial" w:hAnsi="Arial" w:cs="Arial"/>
          <w:b w:val="0"/>
          <w:lang w:val="es-CO"/>
        </w:rPr>
        <w:t>El dispositivo de destino debe ser compatible con la plataforma para la que está programando. Visual Studio proporciona compatibilidad para Pocket PC 2003, Smartphone 2003 y Windows CE 5.0 y plataformas posteriores.</w:t>
      </w:r>
    </w:p>
    <w:p w:rsidR="002A1633" w:rsidRPr="0015600C" w:rsidRDefault="002A1633" w:rsidP="002A1633">
      <w:pPr>
        <w:pStyle w:val="NormalWeb"/>
        <w:ind w:right="49"/>
        <w:jc w:val="both"/>
        <w:rPr>
          <w:rStyle w:val="Textoennegrita"/>
          <w:rFonts w:ascii="Arial" w:hAnsi="Arial" w:cs="Arial"/>
          <w:b w:val="0"/>
          <w:lang w:val="es-CO"/>
        </w:rPr>
      </w:pPr>
      <w:r w:rsidRPr="0015600C">
        <w:rPr>
          <w:rStyle w:val="Textoennegrita"/>
          <w:rFonts w:ascii="Arial" w:hAnsi="Arial" w:cs="Arial"/>
          <w:b w:val="0"/>
          <w:lang w:val="es-CO"/>
        </w:rPr>
        <w:t>Si no se ha instalado Framework en ROM, serán necesarios alrededor de 2 MB de RAM en el dispositivo para .NET Compact Framework.</w:t>
      </w:r>
    </w:p>
    <w:p w:rsidR="002A1633" w:rsidRPr="0015600C" w:rsidRDefault="002A1633" w:rsidP="002A1633">
      <w:pPr>
        <w:ind w:right="49"/>
        <w:jc w:val="both"/>
        <w:rPr>
          <w:rStyle w:val="Textoennegrita"/>
          <w:rFonts w:ascii="Arial" w:eastAsiaTheme="minorEastAsia" w:hAnsi="Arial" w:cs="Arial"/>
        </w:rPr>
      </w:pPr>
    </w:p>
    <w:p w:rsidR="002A1633" w:rsidRPr="0015600C" w:rsidRDefault="002A1633" w:rsidP="002A1633">
      <w:pPr>
        <w:ind w:right="49"/>
        <w:jc w:val="both"/>
        <w:rPr>
          <w:rStyle w:val="Textoennegrita"/>
          <w:rFonts w:ascii="Arial" w:eastAsiaTheme="minorEastAsia" w:hAnsi="Arial" w:cs="Arial"/>
        </w:rPr>
      </w:pPr>
    </w:p>
    <w:p w:rsidR="002A1633" w:rsidRPr="0015600C" w:rsidRDefault="002A1633" w:rsidP="002234BA">
      <w:pPr>
        <w:pStyle w:val="Prrafodelista"/>
        <w:numPr>
          <w:ilvl w:val="2"/>
          <w:numId w:val="11"/>
        </w:numPr>
        <w:ind w:left="0" w:right="49"/>
        <w:jc w:val="both"/>
        <w:rPr>
          <w:rStyle w:val="Textoennegrita"/>
          <w:rFonts w:ascii="Arial" w:hAnsi="Arial" w:cs="Arial"/>
        </w:rPr>
      </w:pPr>
      <w:r w:rsidRPr="0015600C">
        <w:rPr>
          <w:rStyle w:val="Textoennegrita"/>
          <w:rFonts w:ascii="Arial" w:eastAsiaTheme="minorEastAsia" w:hAnsi="Arial" w:cs="Arial"/>
        </w:rPr>
        <w:t>Conexión</w:t>
      </w:r>
    </w:p>
    <w:p w:rsidR="002A1633" w:rsidRPr="0015600C" w:rsidRDefault="002D7F54" w:rsidP="002A1633">
      <w:pPr>
        <w:ind w:right="49"/>
        <w:jc w:val="both"/>
        <w:rPr>
          <w:rStyle w:val="Textoennegrita"/>
          <w:rFonts w:ascii="Arial" w:hAnsi="Arial" w:cs="Arial"/>
        </w:rPr>
      </w:pPr>
      <w:r w:rsidRPr="002D7F54">
        <w:rPr>
          <w:rStyle w:val="Textoennegrita"/>
          <w:rFonts w:ascii="Arial" w:hAnsi="Arial" w:cs="Arial"/>
        </w:rPr>
        <w:pict>
          <v:rect id="_x0000_i1027" style="width:0;height:1.5pt" o:hralign="center" o:hrstd="t" o:hrnoshade="t" o:hr="t" fillcolor="#e5e5e5" stroked="f"/>
        </w:pict>
      </w:r>
    </w:p>
    <w:p w:rsidR="002A1633" w:rsidRPr="0015600C" w:rsidRDefault="002A1633" w:rsidP="002A1633">
      <w:pPr>
        <w:pStyle w:val="NormalWeb"/>
        <w:ind w:right="49"/>
        <w:jc w:val="both"/>
        <w:rPr>
          <w:rStyle w:val="Textoennegrita"/>
          <w:rFonts w:ascii="Arial" w:hAnsi="Arial" w:cs="Arial"/>
          <w:lang w:val="es-CO"/>
        </w:rPr>
      </w:pPr>
      <w:r w:rsidRPr="0015600C">
        <w:rPr>
          <w:rStyle w:val="Textoennegrita"/>
          <w:rFonts w:ascii="Arial" w:hAnsi="Arial" w:cs="Arial"/>
          <w:lang w:val="es-CO"/>
        </w:rPr>
        <w:t>Visual Studio requiere lo siguiente:</w:t>
      </w:r>
    </w:p>
    <w:p w:rsidR="002A1633" w:rsidRPr="0015600C" w:rsidRDefault="002A1633" w:rsidP="002A1633">
      <w:pPr>
        <w:pStyle w:val="Ttulo3"/>
        <w:ind w:right="49"/>
        <w:jc w:val="both"/>
        <w:rPr>
          <w:rStyle w:val="Textoennegrita"/>
          <w:rFonts w:ascii="Arial" w:hAnsi="Arial" w:cs="Arial"/>
          <w:color w:val="auto"/>
        </w:rPr>
      </w:pPr>
      <w:r w:rsidRPr="0015600C">
        <w:rPr>
          <w:rStyle w:val="Textoennegrita"/>
          <w:rFonts w:ascii="Arial" w:hAnsi="Arial" w:cs="Arial"/>
          <w:color w:val="auto"/>
        </w:rPr>
        <w:t>Hardware</w:t>
      </w:r>
    </w:p>
    <w:p w:rsidR="002A1633" w:rsidRPr="0015600C" w:rsidRDefault="002A1633" w:rsidP="002A1633">
      <w:pPr>
        <w:pStyle w:val="NormalWeb"/>
        <w:ind w:right="49"/>
        <w:jc w:val="both"/>
        <w:rPr>
          <w:rStyle w:val="Textoennegrita"/>
          <w:rFonts w:ascii="Arial" w:hAnsi="Arial" w:cs="Arial"/>
          <w:b w:val="0"/>
          <w:lang w:val="es-CO"/>
        </w:rPr>
      </w:pPr>
      <w:r w:rsidRPr="0015600C">
        <w:rPr>
          <w:rStyle w:val="Textoennegrita"/>
          <w:rFonts w:ascii="Arial" w:hAnsi="Arial" w:cs="Arial"/>
          <w:b w:val="0"/>
          <w:lang w:val="es-CO"/>
        </w:rPr>
        <w:t>A menos que su dispositivo físico tenga conectividad inalámbrica con el equipo de desarrollo habilitado, será necesario un puerto serie o cable USB, proporcionado por el fabricante del dispositivo, para poder conectar un dispositivo al equipo de desarrollo. Para poder usar esta conexión, debe configurar el equipo de desarrollo y el dispositivo conforme a las instrucciones suministradas por el fabricante del dispositivo.</w:t>
      </w:r>
    </w:p>
    <w:p w:rsidR="002A1633" w:rsidRPr="0015600C" w:rsidRDefault="002A1633" w:rsidP="002A1633">
      <w:pPr>
        <w:pStyle w:val="NormalWeb"/>
        <w:ind w:right="49"/>
        <w:jc w:val="both"/>
        <w:rPr>
          <w:rStyle w:val="Textoennegrita"/>
          <w:rFonts w:ascii="Arial" w:eastAsiaTheme="majorEastAsia" w:hAnsi="Arial" w:cs="Arial"/>
          <w:b w:val="0"/>
          <w:bCs w:val="0"/>
          <w:lang w:val="es-ES"/>
        </w:rPr>
      </w:pPr>
      <w:r w:rsidRPr="0015600C">
        <w:rPr>
          <w:rStyle w:val="Textoennegrita"/>
          <w:rFonts w:ascii="Arial" w:hAnsi="Arial" w:cs="Arial"/>
          <w:b w:val="0"/>
          <w:lang w:val="es-CO"/>
        </w:rPr>
        <w:t>La utilización de un emulador como dispositivo no requiere de hardware adicional.</w:t>
      </w:r>
    </w:p>
    <w:p w:rsidR="002A1633" w:rsidRPr="0015600C" w:rsidRDefault="002A1633" w:rsidP="002A1633">
      <w:pPr>
        <w:pStyle w:val="Ttulo3"/>
        <w:ind w:right="49"/>
        <w:jc w:val="both"/>
        <w:rPr>
          <w:rStyle w:val="Textoennegrita"/>
          <w:rFonts w:ascii="Arial" w:hAnsi="Arial" w:cs="Arial"/>
          <w:color w:val="auto"/>
          <w:lang w:val="en-US"/>
        </w:rPr>
      </w:pPr>
      <w:bookmarkStart w:id="19" w:name="_GoBack"/>
      <w:r w:rsidRPr="0015600C">
        <w:rPr>
          <w:rStyle w:val="Textoennegrita"/>
          <w:rFonts w:ascii="Arial" w:hAnsi="Arial" w:cs="Arial"/>
          <w:color w:val="auto"/>
          <w:lang w:val="en-US"/>
        </w:rPr>
        <w:t>Software</w:t>
      </w:r>
    </w:p>
    <w:bookmarkEnd w:id="19"/>
    <w:p w:rsidR="002A1633" w:rsidRPr="0015600C" w:rsidRDefault="002A1633" w:rsidP="002A1633">
      <w:pPr>
        <w:pStyle w:val="NormalWeb"/>
        <w:ind w:right="49"/>
        <w:jc w:val="both"/>
        <w:rPr>
          <w:rStyle w:val="Textoennegrita"/>
          <w:rFonts w:ascii="Arial" w:hAnsi="Arial" w:cs="Arial"/>
        </w:rPr>
      </w:pPr>
      <w:r w:rsidRPr="0015600C">
        <w:rPr>
          <w:rStyle w:val="Textoennegrita"/>
          <w:rFonts w:ascii="Arial" w:hAnsi="Arial" w:cs="Arial"/>
        </w:rPr>
        <w:t xml:space="preserve">Windows Mobile Device Center 6 o Microsoft ActiveSync </w:t>
      </w:r>
      <w:proofErr w:type="gramStart"/>
      <w:r w:rsidRPr="0015600C">
        <w:rPr>
          <w:rStyle w:val="Textoennegrita"/>
          <w:rFonts w:ascii="Arial" w:hAnsi="Arial" w:cs="Arial"/>
        </w:rPr>
        <w:t>version  4</w:t>
      </w:r>
      <w:proofErr w:type="gramEnd"/>
      <w:r w:rsidRPr="0015600C">
        <w:rPr>
          <w:rStyle w:val="Textoennegrita"/>
          <w:rFonts w:ascii="Arial" w:hAnsi="Arial" w:cs="Arial"/>
        </w:rPr>
        <w:t xml:space="preserve"> o posterior.</w:t>
      </w:r>
    </w:p>
    <w:p w:rsidR="002A1633" w:rsidRPr="0015600C" w:rsidRDefault="002A1633" w:rsidP="002A1633">
      <w:pPr>
        <w:ind w:right="49"/>
        <w:jc w:val="both"/>
        <w:rPr>
          <w:rStyle w:val="Textoennegrita"/>
          <w:rFonts w:ascii="Arial" w:hAnsi="Arial" w:cs="Arial"/>
          <w:lang w:val="en-US"/>
        </w:rPr>
      </w:pPr>
    </w:p>
    <w:p w:rsidR="002A1633" w:rsidRPr="0015600C" w:rsidRDefault="002A1633" w:rsidP="002A1633">
      <w:pPr>
        <w:ind w:right="49"/>
        <w:jc w:val="both"/>
        <w:rPr>
          <w:rStyle w:val="Textoennegrita"/>
          <w:rFonts w:ascii="Arial" w:hAnsi="Arial" w:cs="Arial"/>
          <w:lang w:val="en-US"/>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6C5B45" w:rsidRPr="0015600C" w:rsidRDefault="006C5B45" w:rsidP="00701D95">
      <w:pPr>
        <w:ind w:right="49"/>
        <w:jc w:val="both"/>
        <w:rPr>
          <w:rStyle w:val="Textoennegrita"/>
          <w:rFonts w:ascii="Arial" w:hAnsi="Arial" w:cs="Arial"/>
          <w:b w:val="0"/>
        </w:rPr>
      </w:pPr>
    </w:p>
    <w:p w:rsidR="006C5B45" w:rsidRPr="0015600C" w:rsidRDefault="006C5B45"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rPr>
      </w:pPr>
      <w:r w:rsidRPr="0015600C">
        <w:rPr>
          <w:rStyle w:val="Textoennegrita"/>
          <w:rFonts w:ascii="Arial" w:hAnsi="Arial" w:cs="Arial"/>
        </w:rPr>
        <w:t>HARDWARE</w:t>
      </w:r>
    </w:p>
    <w:p w:rsidR="0080658C" w:rsidRPr="0015600C" w:rsidRDefault="0080658C" w:rsidP="0080658C">
      <w:pPr>
        <w:ind w:right="49"/>
        <w:rPr>
          <w:rStyle w:val="Textoennegrita"/>
          <w:rFonts w:ascii="Arial" w:hAnsi="Arial" w:cs="Arial"/>
        </w:rPr>
      </w:pPr>
    </w:p>
    <w:p w:rsidR="0080658C" w:rsidRPr="0015600C" w:rsidRDefault="0080658C" w:rsidP="0080658C">
      <w:pPr>
        <w:ind w:right="49"/>
        <w:jc w:val="both"/>
        <w:rPr>
          <w:rStyle w:val="Textoennegrita"/>
          <w:rFonts w:ascii="Arial" w:hAnsi="Arial" w:cs="Arial"/>
          <w:b w:val="0"/>
        </w:rPr>
      </w:pPr>
      <w:r w:rsidRPr="0015600C">
        <w:rPr>
          <w:rStyle w:val="Textoennegrita"/>
          <w:rFonts w:ascii="Arial" w:hAnsi="Arial" w:cs="Arial"/>
          <w:b w:val="0"/>
        </w:rPr>
        <w:t>El  proyecto MFS  consisten en la creación de una aplicación para dispositivos móviles, que permita a los administradores, vendedores y clientes de las organizaciones, generar y consultar facturas para la agilización de este proceso, este software se desarrolla bajo los requerimientos de la empresa creando a partir de los datos de sus sistemas de información.</w:t>
      </w:r>
    </w:p>
    <w:p w:rsidR="0080658C" w:rsidRPr="0015600C" w:rsidRDefault="0080658C" w:rsidP="0080658C">
      <w:pPr>
        <w:ind w:right="49"/>
        <w:jc w:val="both"/>
        <w:rPr>
          <w:rStyle w:val="Textoennegrita"/>
          <w:rFonts w:ascii="Arial" w:hAnsi="Arial" w:cs="Arial"/>
          <w:b w:val="0"/>
        </w:rPr>
      </w:pPr>
      <w:r w:rsidRPr="0015600C">
        <w:rPr>
          <w:rStyle w:val="Textoennegrita"/>
          <w:rFonts w:ascii="Arial" w:hAnsi="Arial" w:cs="Arial"/>
          <w:b w:val="0"/>
        </w:rPr>
        <w:t xml:space="preserve">Estos indicadores pretenden facilitar el análisis de las estrategias que se desean alcanzar en la compañía, mediante una interfaz que muestre tanto valores numéricos, como también gráficos e informes.  </w:t>
      </w:r>
    </w:p>
    <w:p w:rsidR="0080658C" w:rsidRPr="0015600C" w:rsidRDefault="0080658C" w:rsidP="0080658C">
      <w:pPr>
        <w:pStyle w:val="NormalWeb"/>
        <w:ind w:right="49"/>
        <w:jc w:val="both"/>
        <w:rPr>
          <w:rStyle w:val="Textoennegrita"/>
          <w:rFonts w:ascii="Arial" w:hAnsi="Arial" w:cs="Arial"/>
          <w:b w:val="0"/>
          <w:lang w:val="es-CO"/>
        </w:rPr>
      </w:pPr>
      <w:r w:rsidRPr="0015600C">
        <w:rPr>
          <w:rStyle w:val="Textoennegrita"/>
          <w:rFonts w:ascii="Arial" w:hAnsi="Arial" w:cs="Arial"/>
          <w:b w:val="0"/>
          <w:lang w:val="es-CO"/>
        </w:rPr>
        <w:t>Esta aplicación cumple las funciones de un cuadro de mando integral; contiene 3 módulos principales  los cuales son:</w:t>
      </w:r>
    </w:p>
    <w:p w:rsidR="0080658C" w:rsidRPr="0015600C" w:rsidRDefault="0080658C" w:rsidP="00E81CE7">
      <w:pPr>
        <w:pStyle w:val="NormalWeb"/>
        <w:numPr>
          <w:ilvl w:val="0"/>
          <w:numId w:val="19"/>
        </w:numPr>
        <w:ind w:left="426" w:right="49"/>
        <w:jc w:val="both"/>
        <w:rPr>
          <w:rStyle w:val="Textoennegrita"/>
          <w:rFonts w:ascii="Arial" w:hAnsi="Arial" w:cs="Arial"/>
          <w:b w:val="0"/>
          <w:lang w:val="es-CO"/>
        </w:rPr>
      </w:pPr>
      <w:r w:rsidRPr="0015600C">
        <w:rPr>
          <w:rStyle w:val="Textoennegrita"/>
          <w:rFonts w:ascii="Arial" w:hAnsi="Arial" w:cs="Arial"/>
          <w:b w:val="0"/>
          <w:lang w:val="es-CO"/>
        </w:rPr>
        <w:t>Interfaz de cliente el cual estará capacitado para consultar e imprimir facturas</w:t>
      </w:r>
    </w:p>
    <w:p w:rsidR="0080658C" w:rsidRPr="0015600C" w:rsidRDefault="0080658C" w:rsidP="00E81CE7">
      <w:pPr>
        <w:pStyle w:val="NormalWeb"/>
        <w:numPr>
          <w:ilvl w:val="0"/>
          <w:numId w:val="19"/>
        </w:numPr>
        <w:ind w:left="426" w:right="49"/>
        <w:jc w:val="both"/>
        <w:rPr>
          <w:rStyle w:val="Textoennegrita"/>
          <w:rFonts w:ascii="Arial" w:hAnsi="Arial" w:cs="Arial"/>
          <w:b w:val="0"/>
          <w:lang w:val="es-CO"/>
        </w:rPr>
      </w:pPr>
      <w:r w:rsidRPr="0015600C">
        <w:rPr>
          <w:rStyle w:val="Textoennegrita"/>
          <w:rFonts w:ascii="Arial" w:hAnsi="Arial" w:cs="Arial"/>
          <w:b w:val="0"/>
          <w:lang w:val="es-CO"/>
        </w:rPr>
        <w:t>Interfaz vendedor modulo en el cual se podrá generar una factura y agregar nuevos clientes para la compañía.</w:t>
      </w:r>
    </w:p>
    <w:p w:rsidR="0080658C" w:rsidRPr="0015600C" w:rsidRDefault="0080658C" w:rsidP="00E81CE7">
      <w:pPr>
        <w:pStyle w:val="NormalWeb"/>
        <w:numPr>
          <w:ilvl w:val="0"/>
          <w:numId w:val="19"/>
        </w:numPr>
        <w:ind w:left="426" w:right="49"/>
        <w:jc w:val="both"/>
        <w:rPr>
          <w:rStyle w:val="Textoennegrita"/>
          <w:rFonts w:ascii="Arial" w:hAnsi="Arial" w:cs="Arial"/>
          <w:b w:val="0"/>
          <w:lang w:val="es-CO"/>
        </w:rPr>
      </w:pPr>
      <w:r w:rsidRPr="0015600C">
        <w:rPr>
          <w:rStyle w:val="Textoennegrita"/>
          <w:rFonts w:ascii="Arial" w:hAnsi="Arial" w:cs="Arial"/>
          <w:b w:val="0"/>
          <w:lang w:val="es-CO"/>
        </w:rPr>
        <w:t>Modulo central de procesamiento manejado por el administrador</w:t>
      </w:r>
    </w:p>
    <w:p w:rsidR="0080658C" w:rsidRPr="0015600C" w:rsidRDefault="0080658C" w:rsidP="00E81CE7">
      <w:pPr>
        <w:pStyle w:val="NormalWeb"/>
        <w:ind w:left="426" w:right="49"/>
        <w:jc w:val="both"/>
        <w:rPr>
          <w:rStyle w:val="Textoennegrita"/>
          <w:rFonts w:ascii="Arial" w:hAnsi="Arial" w:cs="Arial"/>
          <w:b w:val="0"/>
          <w:lang w:val="es-CO"/>
        </w:rPr>
      </w:pPr>
      <w:r w:rsidRPr="0015600C">
        <w:rPr>
          <w:rStyle w:val="Textoennegrita"/>
          <w:rFonts w:ascii="Arial" w:hAnsi="Arial" w:cs="Arial"/>
          <w:b w:val="0"/>
          <w:lang w:val="es-CO"/>
        </w:rPr>
        <w:t>La aplicación MFS es por lo tanto un sistema de gestión estratégica para las empresas, que permite:</w:t>
      </w:r>
    </w:p>
    <w:p w:rsidR="0080658C" w:rsidRPr="0015600C" w:rsidRDefault="0080658C" w:rsidP="00E81CE7">
      <w:pPr>
        <w:numPr>
          <w:ilvl w:val="0"/>
          <w:numId w:val="18"/>
        </w:numPr>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Control permanente de la Gestión Financiera, administrativa, recursos humanos y producción.</w:t>
      </w:r>
    </w:p>
    <w:p w:rsidR="0080658C" w:rsidRPr="0015600C" w:rsidRDefault="0080658C" w:rsidP="00E81CE7">
      <w:pPr>
        <w:numPr>
          <w:ilvl w:val="0"/>
          <w:numId w:val="18"/>
        </w:numPr>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Estandarización de informes.</w:t>
      </w:r>
    </w:p>
    <w:p w:rsidR="0080658C" w:rsidRPr="0015600C" w:rsidRDefault="0080658C" w:rsidP="00E81CE7">
      <w:pPr>
        <w:numPr>
          <w:ilvl w:val="0"/>
          <w:numId w:val="18"/>
        </w:numPr>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Información actualizada y confiable en el instante que el usuario lo requiera.</w:t>
      </w:r>
    </w:p>
    <w:p w:rsidR="0080658C" w:rsidRPr="0015600C" w:rsidRDefault="0080658C" w:rsidP="00E81CE7">
      <w:pPr>
        <w:numPr>
          <w:ilvl w:val="0"/>
          <w:numId w:val="18"/>
        </w:numPr>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Información global de la compañía en línea.</w:t>
      </w:r>
    </w:p>
    <w:p w:rsidR="0080658C" w:rsidRPr="0015600C" w:rsidRDefault="0080658C" w:rsidP="00E81CE7">
      <w:pPr>
        <w:numPr>
          <w:ilvl w:val="0"/>
          <w:numId w:val="18"/>
        </w:numPr>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 xml:space="preserve">Medir de un modo sistemático la producción, permitiendo a los ejecutivos una  acertada toma de decisiones. </w:t>
      </w:r>
    </w:p>
    <w:p w:rsidR="0080658C" w:rsidRPr="0015600C" w:rsidRDefault="0080658C" w:rsidP="00E81CE7">
      <w:pPr>
        <w:numPr>
          <w:ilvl w:val="0"/>
          <w:numId w:val="18"/>
        </w:numPr>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Mostrar la evolución de la compañía a nivel de clientes, finanzas y procesos internos por medio de indicadores, gráficos y comparaciones reales de acuerdo a lo planeado.</w:t>
      </w:r>
    </w:p>
    <w:p w:rsidR="0080658C" w:rsidRPr="0015600C" w:rsidRDefault="0080658C" w:rsidP="00E81CE7">
      <w:pPr>
        <w:numPr>
          <w:ilvl w:val="0"/>
          <w:numId w:val="18"/>
        </w:numPr>
        <w:spacing w:before="100" w:beforeAutospacing="1" w:after="100" w:afterAutospacing="1"/>
        <w:ind w:left="426" w:right="49"/>
        <w:jc w:val="both"/>
        <w:rPr>
          <w:rStyle w:val="Textoennegrita"/>
          <w:rFonts w:ascii="Arial" w:hAnsi="Arial" w:cs="Arial"/>
          <w:b w:val="0"/>
        </w:rPr>
      </w:pPr>
      <w:r w:rsidRPr="0015600C">
        <w:rPr>
          <w:rStyle w:val="Textoennegrita"/>
          <w:rFonts w:ascii="Arial" w:hAnsi="Arial" w:cs="Arial"/>
          <w:b w:val="0"/>
        </w:rPr>
        <w:t>Comunicar las estrategias que requiere la organización.</w:t>
      </w:r>
    </w:p>
    <w:p w:rsidR="0080658C" w:rsidRPr="0015600C" w:rsidRDefault="0080658C" w:rsidP="00E81CE7">
      <w:pPr>
        <w:ind w:left="426" w:right="49"/>
        <w:rPr>
          <w:rStyle w:val="Textoennegrita"/>
          <w:rFonts w:ascii="Arial" w:hAnsi="Arial" w:cs="Arial"/>
        </w:rPr>
      </w:pPr>
    </w:p>
    <w:p w:rsidR="0080658C" w:rsidRPr="0015600C" w:rsidRDefault="0080658C" w:rsidP="00E81CE7">
      <w:pPr>
        <w:ind w:left="426" w:right="49"/>
        <w:rPr>
          <w:rStyle w:val="Textoennegrita"/>
          <w:rFonts w:ascii="Arial" w:hAnsi="Arial" w:cs="Arial"/>
        </w:rPr>
      </w:pPr>
    </w:p>
    <w:p w:rsidR="0080658C" w:rsidRPr="0015600C" w:rsidRDefault="0080658C" w:rsidP="00E81CE7">
      <w:pPr>
        <w:ind w:left="426" w:right="49"/>
        <w:rPr>
          <w:rStyle w:val="Textoennegrita"/>
          <w:rFonts w:ascii="Arial" w:hAnsi="Arial" w:cs="Arial"/>
        </w:rPr>
      </w:pPr>
    </w:p>
    <w:p w:rsidR="0080658C" w:rsidRPr="0015600C" w:rsidRDefault="0080658C" w:rsidP="00E81CE7">
      <w:pPr>
        <w:ind w:left="426" w:right="49"/>
        <w:rPr>
          <w:rStyle w:val="Textoennegrita"/>
          <w:rFonts w:ascii="Arial" w:hAnsi="Arial" w:cs="Arial"/>
        </w:rPr>
      </w:pPr>
    </w:p>
    <w:p w:rsidR="0080658C" w:rsidRPr="0015600C" w:rsidRDefault="0080658C" w:rsidP="00E81CE7">
      <w:pPr>
        <w:ind w:left="426" w:right="49"/>
        <w:rPr>
          <w:rStyle w:val="Textoennegrita"/>
          <w:rFonts w:ascii="Arial" w:hAnsi="Arial" w:cs="Arial"/>
        </w:rPr>
      </w:pPr>
    </w:p>
    <w:p w:rsidR="006C5B45" w:rsidRPr="0015600C" w:rsidRDefault="006C5B45" w:rsidP="00E81CE7">
      <w:pPr>
        <w:ind w:left="426" w:right="49"/>
        <w:rPr>
          <w:rStyle w:val="Textoennegrita"/>
          <w:rFonts w:ascii="Arial" w:hAnsi="Arial" w:cs="Arial"/>
        </w:rPr>
      </w:pPr>
    </w:p>
    <w:p w:rsidR="006C5B45" w:rsidRPr="0015600C" w:rsidRDefault="006C5B45" w:rsidP="0080658C">
      <w:pPr>
        <w:ind w:right="49"/>
        <w:rPr>
          <w:rStyle w:val="Textoennegrita"/>
          <w:rFonts w:ascii="Arial" w:hAnsi="Arial" w:cs="Arial"/>
        </w:rPr>
      </w:pPr>
    </w:p>
    <w:p w:rsidR="006C5B45" w:rsidRPr="0015600C" w:rsidRDefault="006C5B45" w:rsidP="0080658C">
      <w:pPr>
        <w:ind w:right="49"/>
        <w:rPr>
          <w:rStyle w:val="Textoennegrita"/>
          <w:rFonts w:ascii="Arial" w:hAnsi="Arial" w:cs="Arial"/>
        </w:rPr>
      </w:pPr>
    </w:p>
    <w:p w:rsidR="006C5B45" w:rsidRPr="0015600C" w:rsidRDefault="006C5B45" w:rsidP="0080658C">
      <w:pPr>
        <w:ind w:right="49"/>
        <w:rPr>
          <w:rStyle w:val="Textoennegrita"/>
          <w:rFonts w:ascii="Arial" w:hAnsi="Arial" w:cs="Arial"/>
        </w:rPr>
      </w:pPr>
    </w:p>
    <w:p w:rsidR="006C5B45" w:rsidRPr="0015600C" w:rsidRDefault="006C5B45"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pStyle w:val="Prrafodelista"/>
        <w:ind w:left="0" w:right="49"/>
        <w:rPr>
          <w:rStyle w:val="Textoennegrita"/>
          <w:rFonts w:ascii="Arial" w:hAnsi="Arial" w:cs="Arial"/>
        </w:rPr>
      </w:pPr>
      <w:r w:rsidRPr="0015600C">
        <w:rPr>
          <w:rStyle w:val="Textoennegrita"/>
          <w:rFonts w:ascii="Arial" w:hAnsi="Arial" w:cs="Arial"/>
        </w:rPr>
        <w:t>DISPOSITIVO PARA LA APLICACIÓN WEB</w:t>
      </w:r>
    </w:p>
    <w:p w:rsidR="0080658C" w:rsidRPr="0015600C" w:rsidRDefault="0080658C" w:rsidP="0080658C">
      <w:pPr>
        <w:ind w:right="49"/>
        <w:jc w:val="center"/>
        <w:rPr>
          <w:rStyle w:val="Textoennegrita"/>
          <w:rFonts w:ascii="Arial" w:hAnsi="Arial" w:cs="Arial"/>
        </w:rPr>
      </w:pPr>
    </w:p>
    <w:p w:rsidR="0080658C" w:rsidRPr="0015600C" w:rsidRDefault="0080658C" w:rsidP="0080658C">
      <w:pPr>
        <w:ind w:right="49"/>
        <w:jc w:val="center"/>
        <w:rPr>
          <w:rStyle w:val="Textoennegrita"/>
          <w:rFonts w:ascii="Arial" w:hAnsi="Arial" w:cs="Arial"/>
        </w:rPr>
      </w:pPr>
    </w:p>
    <w:p w:rsidR="0080658C" w:rsidRPr="0015600C" w:rsidRDefault="0080658C" w:rsidP="0080658C">
      <w:pPr>
        <w:ind w:right="49"/>
        <w:jc w:val="both"/>
        <w:rPr>
          <w:rStyle w:val="Textoennegrita"/>
          <w:rFonts w:ascii="Arial" w:hAnsi="Arial" w:cs="Arial"/>
          <w:b w:val="0"/>
        </w:rPr>
      </w:pPr>
      <w:r w:rsidRPr="0015600C">
        <w:rPr>
          <w:rStyle w:val="Textoennegrita"/>
          <w:rFonts w:ascii="Arial" w:hAnsi="Arial" w:cs="Arial"/>
          <w:b w:val="0"/>
        </w:rPr>
        <w:t>Para este proyecto “MFS”, se requiere un inter</w:t>
      </w:r>
      <w:r w:rsidR="00A83E05">
        <w:rPr>
          <w:rStyle w:val="Textoennegrita"/>
          <w:rFonts w:ascii="Arial" w:hAnsi="Arial" w:cs="Arial"/>
          <w:b w:val="0"/>
        </w:rPr>
        <w:t>cambio de información entre el dispositivo móvil y la</w:t>
      </w:r>
      <w:r w:rsidRPr="0015600C">
        <w:rPr>
          <w:rStyle w:val="Textoennegrita"/>
          <w:rFonts w:ascii="Arial" w:hAnsi="Arial" w:cs="Arial"/>
          <w:b w:val="0"/>
        </w:rPr>
        <w:t xml:space="preserve"> base de datos. Por ello es </w:t>
      </w:r>
      <w:r w:rsidR="00A83E05">
        <w:rPr>
          <w:rStyle w:val="Textoennegrita"/>
          <w:rFonts w:ascii="Arial" w:hAnsi="Arial" w:cs="Arial"/>
          <w:b w:val="0"/>
        </w:rPr>
        <w:t>necesario</w:t>
      </w:r>
      <w:r w:rsidRPr="0015600C">
        <w:rPr>
          <w:rStyle w:val="Textoennegrita"/>
          <w:rFonts w:ascii="Arial" w:hAnsi="Arial" w:cs="Arial"/>
          <w:b w:val="0"/>
        </w:rPr>
        <w:t xml:space="preserve"> que con</w:t>
      </w:r>
      <w:r w:rsidR="00E81CE7">
        <w:rPr>
          <w:rStyle w:val="Textoennegrita"/>
          <w:rFonts w:ascii="Arial" w:hAnsi="Arial" w:cs="Arial"/>
          <w:b w:val="0"/>
        </w:rPr>
        <w:t xml:space="preserve">tenga acceso a internet </w:t>
      </w:r>
      <w:r w:rsidRPr="0015600C">
        <w:rPr>
          <w:rStyle w:val="Textoennegrita"/>
          <w:rFonts w:ascii="Arial" w:hAnsi="Arial" w:cs="Arial"/>
          <w:b w:val="0"/>
        </w:rPr>
        <w:t>y que controle los permisos de quien puede tener acceso y quien no</w:t>
      </w:r>
      <w:r w:rsidR="00E81CE7">
        <w:rPr>
          <w:rStyle w:val="Textoennegrita"/>
          <w:rFonts w:ascii="Arial" w:hAnsi="Arial" w:cs="Arial"/>
          <w:b w:val="0"/>
        </w:rPr>
        <w:t xml:space="preserve"> mediante consultas a la base de datos</w:t>
      </w:r>
      <w:r w:rsidRPr="0015600C">
        <w:rPr>
          <w:rStyle w:val="Textoennegrita"/>
          <w:rFonts w:ascii="Arial" w:hAnsi="Arial" w:cs="Arial"/>
          <w:b w:val="0"/>
        </w:rPr>
        <w:t xml:space="preserve">. </w:t>
      </w:r>
    </w:p>
    <w:p w:rsidR="0080658C" w:rsidRPr="0015600C" w:rsidRDefault="0080658C" w:rsidP="0080658C">
      <w:pPr>
        <w:ind w:right="49"/>
        <w:jc w:val="both"/>
        <w:rPr>
          <w:rStyle w:val="Textoennegrita"/>
          <w:rFonts w:ascii="Arial" w:hAnsi="Arial" w:cs="Arial"/>
          <w:b w:val="0"/>
        </w:rPr>
      </w:pPr>
    </w:p>
    <w:p w:rsidR="0080658C" w:rsidRPr="0015600C" w:rsidRDefault="0080658C" w:rsidP="0080658C">
      <w:pPr>
        <w:ind w:right="49"/>
        <w:jc w:val="both"/>
        <w:rPr>
          <w:rStyle w:val="Textoennegrita"/>
          <w:rFonts w:ascii="Arial" w:hAnsi="Arial" w:cs="Arial"/>
          <w:b w:val="0"/>
        </w:rPr>
      </w:pPr>
      <w:r w:rsidRPr="0015600C">
        <w:rPr>
          <w:rStyle w:val="Textoennegrita"/>
          <w:rFonts w:ascii="Arial" w:hAnsi="Arial" w:cs="Arial"/>
          <w:b w:val="0"/>
        </w:rPr>
        <w:t>Por esto, el servidor que es más apropiado para nuestro caso es el Servidor de Aplicaciones, ya que este nos permitirá tener acceso vía Internet a todos nuestros archivos tales como información almacenada en diferentes fuentes, con datos referentes a las áreas de finanzas, gestión humana, producción y ventas; bajo un esquema de seguridad permitiendo tener acceso a la información a cualquier hora, en cualquier lugar desde cualquier computadora.</w:t>
      </w:r>
    </w:p>
    <w:p w:rsidR="0080658C" w:rsidRPr="0015600C" w:rsidRDefault="0080658C" w:rsidP="0080658C">
      <w:pPr>
        <w:ind w:right="49"/>
        <w:jc w:val="both"/>
        <w:rPr>
          <w:rStyle w:val="Textoennegrita"/>
          <w:rFonts w:ascii="Arial" w:hAnsi="Arial" w:cs="Arial"/>
          <w:b w:val="0"/>
        </w:rPr>
      </w:pPr>
    </w:p>
    <w:p w:rsidR="0080658C" w:rsidRPr="0015600C" w:rsidRDefault="0080658C" w:rsidP="0080658C">
      <w:pPr>
        <w:ind w:right="49"/>
        <w:jc w:val="both"/>
        <w:rPr>
          <w:rStyle w:val="Textoennegrita"/>
          <w:rFonts w:ascii="Arial" w:hAnsi="Arial" w:cs="Arial"/>
          <w:b w:val="0"/>
        </w:rPr>
      </w:pPr>
      <w:r w:rsidRPr="0015600C">
        <w:rPr>
          <w:rStyle w:val="Textoennegrita"/>
          <w:rFonts w:ascii="Arial" w:hAnsi="Arial" w:cs="Arial"/>
          <w:b w:val="0"/>
        </w:rPr>
        <w:t>Su potencia permite el acceso simultáneo de usuarios a través de intranets e Internet en tiempo real, de una manera transparente.</w:t>
      </w:r>
    </w:p>
    <w:p w:rsidR="0080658C" w:rsidRPr="0015600C" w:rsidRDefault="0080658C" w:rsidP="0080658C">
      <w:pPr>
        <w:ind w:right="49"/>
        <w:rPr>
          <w:rStyle w:val="Textoennegrita"/>
          <w:rFonts w:ascii="Arial" w:hAnsi="Arial" w:cs="Arial"/>
          <w:b w:val="0"/>
        </w:rPr>
      </w:pPr>
    </w:p>
    <w:p w:rsidR="0080658C" w:rsidRPr="0015600C" w:rsidRDefault="0080658C" w:rsidP="0080658C">
      <w:pPr>
        <w:ind w:right="49"/>
        <w:jc w:val="both"/>
        <w:rPr>
          <w:rStyle w:val="Textoennegrita"/>
          <w:rFonts w:ascii="Arial" w:hAnsi="Arial" w:cs="Arial"/>
          <w:b w:val="0"/>
        </w:rPr>
      </w:pPr>
      <w:r w:rsidRPr="0015600C">
        <w:rPr>
          <w:rStyle w:val="Textoennegrita"/>
          <w:rFonts w:ascii="Arial" w:hAnsi="Arial" w:cs="Arial"/>
          <w:b w:val="0"/>
        </w:rPr>
        <w:t>Por esto es recomendable que la empresa que adquiera nuestra aplicación posea herramientas con las siguientes características, ya que estas son generales y permiten la ejecución de los procesos que se llevan a cabo en las labores cotidianas de la organización de manera adecuada, con la velocidad necesaria y con la capacidad de almacenamiento que es requerida.</w:t>
      </w:r>
    </w:p>
    <w:p w:rsidR="0080658C" w:rsidRPr="0015600C" w:rsidRDefault="0080658C" w:rsidP="0080658C">
      <w:pPr>
        <w:ind w:right="49"/>
        <w:jc w:val="both"/>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80658C" w:rsidRPr="0015600C" w:rsidRDefault="0080658C" w:rsidP="0080658C">
      <w:pPr>
        <w:ind w:right="49"/>
        <w:rPr>
          <w:rStyle w:val="Textoennegrita"/>
          <w:rFonts w:ascii="Arial" w:hAnsi="Arial" w:cs="Arial"/>
        </w:rPr>
      </w:pPr>
    </w:p>
    <w:p w:rsidR="00E81CE7" w:rsidRDefault="00E81CE7" w:rsidP="00E81CE7">
      <w:pPr>
        <w:pStyle w:val="Prrafodelista"/>
        <w:spacing w:before="100" w:beforeAutospacing="1" w:after="100" w:afterAutospacing="1"/>
        <w:ind w:left="0" w:right="49"/>
        <w:rPr>
          <w:rStyle w:val="Textoennegrita"/>
          <w:rFonts w:ascii="Arial" w:hAnsi="Arial" w:cs="Arial"/>
        </w:rPr>
      </w:pPr>
    </w:p>
    <w:p w:rsidR="002A1633" w:rsidRPr="005E09DD" w:rsidRDefault="00E81CE7" w:rsidP="00E81CE7">
      <w:pPr>
        <w:pStyle w:val="Prrafodelista"/>
        <w:spacing w:before="100" w:beforeAutospacing="1" w:after="100" w:afterAutospacing="1"/>
        <w:ind w:left="0" w:right="49"/>
        <w:rPr>
          <w:rStyle w:val="Textoennegrita"/>
          <w:rFonts w:ascii="Arial" w:hAnsi="Arial" w:cs="Arial"/>
        </w:rPr>
      </w:pPr>
      <w:r w:rsidRPr="005E09DD">
        <w:rPr>
          <w:rStyle w:val="Textoennegrita"/>
          <w:rFonts w:ascii="Arial" w:hAnsi="Arial" w:cs="Arial"/>
        </w:rPr>
        <w:lastRenderedPageBreak/>
        <w:t>Requisitos Del Hardware Móvil</w:t>
      </w:r>
    </w:p>
    <w:p w:rsidR="002A1633" w:rsidRPr="005E09DD" w:rsidRDefault="006C5B45" w:rsidP="006C5B45">
      <w:pPr>
        <w:pStyle w:val="Ttulo1"/>
        <w:spacing w:after="150"/>
        <w:ind w:right="49"/>
        <w:jc w:val="center"/>
        <w:rPr>
          <w:rStyle w:val="Textoennegrita"/>
          <w:rFonts w:ascii="Arial" w:hAnsi="Arial" w:cs="Arial"/>
          <w:b/>
          <w:sz w:val="24"/>
        </w:rPr>
      </w:pPr>
      <w:r w:rsidRPr="005E09DD">
        <w:rPr>
          <w:rStyle w:val="Textoennegrita"/>
          <w:rFonts w:ascii="Arial" w:hAnsi="Arial" w:cs="Arial"/>
          <w:b/>
          <w:noProof/>
          <w:sz w:val="24"/>
          <w:lang w:val="es-ES"/>
        </w:rPr>
        <w:drawing>
          <wp:inline distT="0" distB="0" distL="0" distR="0">
            <wp:extent cx="2419350" cy="3124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3124200"/>
                    </a:xfrm>
                    <a:prstGeom prst="rect">
                      <a:avLst/>
                    </a:prstGeom>
                    <a:noFill/>
                    <a:ln>
                      <a:noFill/>
                    </a:ln>
                  </pic:spPr>
                </pic:pic>
              </a:graphicData>
            </a:graphic>
          </wp:inline>
        </w:drawing>
      </w:r>
    </w:p>
    <w:p w:rsidR="002A1633" w:rsidRPr="00E81CE7" w:rsidRDefault="00E81CE7" w:rsidP="006C5B45">
      <w:pPr>
        <w:pStyle w:val="NormalWeb"/>
        <w:ind w:right="49"/>
        <w:rPr>
          <w:rStyle w:val="Textoennegrita"/>
          <w:rFonts w:ascii="Arial" w:hAnsi="Arial" w:cs="Arial"/>
          <w:lang w:val="es-ES"/>
        </w:rPr>
      </w:pPr>
      <w:r w:rsidRPr="00E81CE7">
        <w:rPr>
          <w:rStyle w:val="Textoennegrita"/>
          <w:rFonts w:ascii="Arial" w:hAnsi="Arial" w:cs="Arial"/>
          <w:lang w:val="es-ES"/>
        </w:rPr>
        <w:t>Ficha técnica:</w:t>
      </w:r>
    </w:p>
    <w:tbl>
      <w:tblPr>
        <w:tblW w:w="0" w:type="auto"/>
        <w:tblBorders>
          <w:top w:val="single" w:sz="8" w:space="0" w:color="4F81BD"/>
          <w:bottom w:val="single" w:sz="8" w:space="0" w:color="4F81BD"/>
        </w:tblBorders>
        <w:tblLook w:val="04A0"/>
      </w:tblPr>
      <w:tblGrid>
        <w:gridCol w:w="2100"/>
        <w:gridCol w:w="6015"/>
      </w:tblGrid>
      <w:tr w:rsidR="002A1633" w:rsidRPr="005E09DD" w:rsidTr="00594AFF">
        <w:tc>
          <w:tcPr>
            <w:tcW w:w="2100" w:type="dxa"/>
            <w:tcBorders>
              <w:top w:val="single" w:sz="8" w:space="0" w:color="4F81BD"/>
              <w:left w:val="nil"/>
              <w:bottom w:val="single" w:sz="8" w:space="0" w:color="4F81BD"/>
              <w:right w:val="nil"/>
            </w:tcBorders>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 xml:space="preserve">Sistema Operativo </w:t>
            </w:r>
          </w:p>
        </w:tc>
        <w:tc>
          <w:tcPr>
            <w:tcW w:w="6015" w:type="dxa"/>
            <w:tcBorders>
              <w:top w:val="single" w:sz="8" w:space="0" w:color="4F81BD"/>
              <w:left w:val="nil"/>
              <w:bottom w:val="single" w:sz="8" w:space="0" w:color="4F81BD"/>
              <w:right w:val="nil"/>
            </w:tcBorders>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Windows Mobile® 6.1 Standard</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Pantalla</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Pantalla TFT transmisible de 2,4 pulgadas, 64.000 colores, 320 x 240 píxeles con retroiluminación LED</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Teclado</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Teclado alfanumérico QWERTY de 20 teclas</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Tecnologías inalámbricas</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WLAN 802.11b/g con seguridad WPA2, Bluetooth® 2.0 integrado con EDR</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Teléfono móvil</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 xml:space="preserve">Conectividad de banda ancha inalámbrica 3G para voz y datos, </w:t>
            </w:r>
            <w:proofErr w:type="spellStart"/>
            <w:r w:rsidRPr="005E09DD">
              <w:rPr>
                <w:rStyle w:val="Textoennegrita"/>
                <w:rFonts w:ascii="Arial" w:hAnsi="Arial" w:cs="Arial"/>
              </w:rPr>
              <w:t>tribanda</w:t>
            </w:r>
            <w:proofErr w:type="spellEnd"/>
            <w:r w:rsidRPr="005E09DD">
              <w:rPr>
                <w:rStyle w:val="Textoennegrita"/>
                <w:rFonts w:ascii="Arial" w:hAnsi="Arial" w:cs="Arial"/>
              </w:rPr>
              <w:t xml:space="preserve"> UMTS (900/1900/2100 MHz), HSDPA categoría 8 (enlace descendente hasta 7,2 Mbps) y HSUPA categoría 5 (enlace ascendente hasta 2 Mbps), cuatro bandas GSM/GPRS/EDGE (850/900/1800/1900 MHz)</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Receptor GPS</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Navegación GPS integrada (</w:t>
            </w:r>
            <w:proofErr w:type="spellStart"/>
            <w:r w:rsidRPr="005E09DD">
              <w:rPr>
                <w:rStyle w:val="Textoennegrita"/>
                <w:rFonts w:ascii="Arial" w:hAnsi="Arial" w:cs="Arial"/>
              </w:rPr>
              <w:t>Assisted</w:t>
            </w:r>
            <w:proofErr w:type="spellEnd"/>
            <w:r w:rsidRPr="005E09DD">
              <w:rPr>
                <w:rStyle w:val="Textoennegrita"/>
                <w:rFonts w:ascii="Arial" w:hAnsi="Arial" w:cs="Arial"/>
              </w:rPr>
              <w:t xml:space="preserve"> GPS)</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Software incluido</w:t>
            </w:r>
          </w:p>
        </w:tc>
        <w:tc>
          <w:tcPr>
            <w:tcW w:w="6015" w:type="dxa"/>
            <w:shd w:val="clear" w:color="auto" w:fill="auto"/>
            <w:hideMark/>
          </w:tcPr>
          <w:p w:rsidR="002A1633" w:rsidRPr="005E09DD" w:rsidRDefault="002A1633" w:rsidP="00594AFF">
            <w:pPr>
              <w:ind w:right="49"/>
              <w:jc w:val="both"/>
              <w:rPr>
                <w:rStyle w:val="Textoennegrita"/>
                <w:rFonts w:ascii="Arial" w:hAnsi="Arial" w:cs="Arial"/>
                <w:lang w:val="en-US"/>
              </w:rPr>
            </w:pPr>
            <w:proofErr w:type="spellStart"/>
            <w:r w:rsidRPr="005E09DD">
              <w:rPr>
                <w:rStyle w:val="Textoennegrita"/>
                <w:rFonts w:ascii="Arial" w:hAnsi="Arial" w:cs="Arial"/>
                <w:lang w:val="en-US"/>
              </w:rPr>
              <w:t>Aplicacionesqueañadenvalor:HP</w:t>
            </w:r>
            <w:proofErr w:type="spellEnd"/>
            <w:r w:rsidRPr="005E09DD">
              <w:rPr>
                <w:rStyle w:val="Textoennegrita"/>
                <w:rFonts w:ascii="Arial" w:hAnsi="Arial" w:cs="Arial"/>
                <w:lang w:val="en-US"/>
              </w:rPr>
              <w:t xml:space="preserve"> Data Connect, HP SIM Manager, HP Power Save Mode, HP Help and Support, HP Keyboard Backlight, HP Light Sensor, HP Asset Viewer, </w:t>
            </w:r>
            <w:proofErr w:type="spellStart"/>
            <w:r w:rsidRPr="005E09DD">
              <w:rPr>
                <w:rStyle w:val="Textoennegrita"/>
                <w:rFonts w:ascii="Arial" w:hAnsi="Arial" w:cs="Arial"/>
                <w:lang w:val="en-US"/>
              </w:rPr>
              <w:t>navegador</w:t>
            </w:r>
            <w:proofErr w:type="spellEnd"/>
            <w:r w:rsidRPr="005E09DD">
              <w:rPr>
                <w:rStyle w:val="Textoennegrita"/>
                <w:rFonts w:ascii="Arial" w:hAnsi="Arial" w:cs="Arial"/>
                <w:lang w:val="en-US"/>
              </w:rPr>
              <w:t xml:space="preserve"> Opera, Sun </w:t>
            </w:r>
            <w:r w:rsidRPr="005E09DD">
              <w:rPr>
                <w:rStyle w:val="Textoennegrita"/>
                <w:rFonts w:ascii="Arial" w:hAnsi="Arial" w:cs="Arial"/>
                <w:lang w:val="en-US"/>
              </w:rPr>
              <w:lastRenderedPageBreak/>
              <w:t xml:space="preserve">JVM, </w:t>
            </w:r>
            <w:proofErr w:type="spellStart"/>
            <w:r w:rsidRPr="005E09DD">
              <w:rPr>
                <w:rStyle w:val="Textoennegrita"/>
                <w:rFonts w:ascii="Arial" w:hAnsi="Arial" w:cs="Arial"/>
                <w:lang w:val="en-US"/>
              </w:rPr>
              <w:t>WesttekJetcet</w:t>
            </w:r>
            <w:proofErr w:type="spellEnd"/>
            <w:r w:rsidRPr="005E09DD">
              <w:rPr>
                <w:rStyle w:val="Textoennegrita"/>
                <w:rFonts w:ascii="Arial" w:hAnsi="Arial" w:cs="Arial"/>
                <w:lang w:val="en-US"/>
              </w:rPr>
              <w:t xml:space="preserve"> PDF Viewer, </w:t>
            </w:r>
            <w:proofErr w:type="spellStart"/>
            <w:r w:rsidRPr="005E09DD">
              <w:rPr>
                <w:rStyle w:val="Textoennegrita"/>
                <w:rFonts w:ascii="Arial" w:hAnsi="Arial" w:cs="Arial"/>
                <w:lang w:val="en-US"/>
              </w:rPr>
              <w:t>WesttekJetcet</w:t>
            </w:r>
            <w:proofErr w:type="spellEnd"/>
            <w:r w:rsidRPr="005E09DD">
              <w:rPr>
                <w:rStyle w:val="Textoennegrita"/>
                <w:rFonts w:ascii="Arial" w:hAnsi="Arial" w:cs="Arial"/>
                <w:lang w:val="en-US"/>
              </w:rPr>
              <w:t xml:space="preserve"> Print</w:t>
            </w:r>
          </w:p>
        </w:tc>
      </w:tr>
    </w:tbl>
    <w:p w:rsidR="002A1633" w:rsidRPr="005E09DD" w:rsidRDefault="002A1633" w:rsidP="002A1633">
      <w:pPr>
        <w:ind w:right="49"/>
        <w:jc w:val="both"/>
        <w:rPr>
          <w:rStyle w:val="Textoennegrita"/>
          <w:rFonts w:ascii="Arial" w:hAnsi="Arial" w:cs="Arial"/>
          <w:lang w:val="en-US"/>
        </w:rPr>
      </w:pPr>
    </w:p>
    <w:tbl>
      <w:tblPr>
        <w:tblW w:w="0" w:type="auto"/>
        <w:tblBorders>
          <w:top w:val="single" w:sz="8" w:space="0" w:color="4F81BD"/>
          <w:bottom w:val="single" w:sz="8" w:space="0" w:color="4F81BD"/>
        </w:tblBorders>
        <w:tblLook w:val="04A0"/>
      </w:tblPr>
      <w:tblGrid>
        <w:gridCol w:w="2100"/>
        <w:gridCol w:w="6150"/>
      </w:tblGrid>
      <w:tr w:rsidR="002A1633" w:rsidRPr="005E09DD" w:rsidTr="00594AFF">
        <w:tc>
          <w:tcPr>
            <w:tcW w:w="8250" w:type="dxa"/>
            <w:gridSpan w:val="2"/>
            <w:tcBorders>
              <w:top w:val="single" w:sz="8" w:space="0" w:color="4F81BD"/>
              <w:left w:val="nil"/>
              <w:bottom w:val="single" w:sz="8" w:space="0" w:color="4F81BD"/>
              <w:right w:val="nil"/>
            </w:tcBorders>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Portabilidad</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Pantalla</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Pantalla TFT transmisible de 2,4 pulgadas, 64.000 colores, 320 x 240 píxeles con retroiluminación LED</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Peso del producto</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107 g</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Medidas del producto</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5,0 x 1,36 x 11,4 cm</w:t>
            </w:r>
          </w:p>
        </w:tc>
      </w:tr>
    </w:tbl>
    <w:p w:rsidR="002A1633" w:rsidRPr="005E09DD" w:rsidRDefault="002A1633" w:rsidP="002A1633">
      <w:pPr>
        <w:ind w:right="49"/>
        <w:jc w:val="both"/>
        <w:rPr>
          <w:rStyle w:val="Textoennegrita"/>
          <w:rFonts w:ascii="Arial" w:hAnsi="Arial" w:cs="Arial"/>
        </w:rPr>
      </w:pPr>
    </w:p>
    <w:tbl>
      <w:tblPr>
        <w:tblW w:w="0" w:type="auto"/>
        <w:tblBorders>
          <w:top w:val="single" w:sz="8" w:space="0" w:color="4F81BD"/>
          <w:bottom w:val="single" w:sz="8" w:space="0" w:color="4F81BD"/>
        </w:tblBorders>
        <w:tblLook w:val="04A0"/>
      </w:tblPr>
      <w:tblGrid>
        <w:gridCol w:w="2100"/>
        <w:gridCol w:w="6150"/>
      </w:tblGrid>
      <w:tr w:rsidR="002A1633" w:rsidRPr="005E09DD" w:rsidTr="00594AFF">
        <w:tc>
          <w:tcPr>
            <w:tcW w:w="8250" w:type="dxa"/>
            <w:gridSpan w:val="2"/>
            <w:tcBorders>
              <w:top w:val="single" w:sz="8" w:space="0" w:color="4F81BD"/>
              <w:left w:val="nil"/>
              <w:bottom w:val="single" w:sz="8" w:space="0" w:color="4F81BD"/>
              <w:right w:val="nil"/>
            </w:tcBorders>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Rendimiento</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Tipo de memoria</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128 MB de memoria SDRAM principal para ejecutar aplicaciones, 256 MB de flash ROM</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Características de alimentación</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 xml:space="preserve">Batería: extraíble y recargable de 1260 </w:t>
            </w:r>
            <w:proofErr w:type="spellStart"/>
            <w:r w:rsidRPr="005E09DD">
              <w:rPr>
                <w:rStyle w:val="Textoennegrita"/>
                <w:rFonts w:ascii="Arial" w:hAnsi="Arial" w:cs="Arial"/>
              </w:rPr>
              <w:t>mAh</w:t>
            </w:r>
            <w:proofErr w:type="spellEnd"/>
            <w:r w:rsidRPr="005E09DD">
              <w:rPr>
                <w:rStyle w:val="Textoennegrita"/>
                <w:rFonts w:ascii="Arial" w:hAnsi="Arial" w:cs="Arial"/>
              </w:rPr>
              <w:t xml:space="preserve"> de polímero de litio (reemplazable por el usuario)</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Teclado</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Teclado alfanumérico QWERTY de 20 teclas</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Dispositivo apuntador</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Pantalla no táctil</w:t>
            </w:r>
          </w:p>
        </w:tc>
      </w:tr>
    </w:tbl>
    <w:p w:rsidR="002A1633" w:rsidRPr="005E09DD" w:rsidRDefault="002A1633" w:rsidP="002A1633">
      <w:pPr>
        <w:ind w:right="49"/>
        <w:jc w:val="both"/>
        <w:rPr>
          <w:rStyle w:val="Textoennegrita"/>
          <w:rFonts w:ascii="Arial" w:hAnsi="Arial" w:cs="Arial"/>
        </w:rPr>
      </w:pPr>
    </w:p>
    <w:tbl>
      <w:tblPr>
        <w:tblW w:w="0" w:type="auto"/>
        <w:tblBorders>
          <w:top w:val="single" w:sz="8" w:space="0" w:color="4F81BD"/>
          <w:bottom w:val="single" w:sz="8" w:space="0" w:color="4F81BD"/>
        </w:tblBorders>
        <w:tblLook w:val="04A0"/>
      </w:tblPr>
      <w:tblGrid>
        <w:gridCol w:w="2100"/>
        <w:gridCol w:w="6150"/>
      </w:tblGrid>
      <w:tr w:rsidR="002A1633" w:rsidRPr="005E09DD" w:rsidTr="00594AFF">
        <w:tc>
          <w:tcPr>
            <w:tcW w:w="8250" w:type="dxa"/>
            <w:gridSpan w:val="2"/>
            <w:tcBorders>
              <w:top w:val="single" w:sz="8" w:space="0" w:color="4F81BD"/>
              <w:left w:val="nil"/>
              <w:bottom w:val="single" w:sz="8" w:space="0" w:color="4F81BD"/>
              <w:right w:val="nil"/>
            </w:tcBorders>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Conectividad / GPS</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Teléfono móvil</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 xml:space="preserve">Conectividad de banda ancha inalámbrica 3G para voz y datos, </w:t>
            </w:r>
            <w:proofErr w:type="spellStart"/>
            <w:r w:rsidRPr="005E09DD">
              <w:rPr>
                <w:rStyle w:val="Textoennegrita"/>
                <w:rFonts w:ascii="Arial" w:hAnsi="Arial" w:cs="Arial"/>
              </w:rPr>
              <w:t>tribanda</w:t>
            </w:r>
            <w:proofErr w:type="spellEnd"/>
            <w:r w:rsidRPr="005E09DD">
              <w:rPr>
                <w:rStyle w:val="Textoennegrita"/>
                <w:rFonts w:ascii="Arial" w:hAnsi="Arial" w:cs="Arial"/>
              </w:rPr>
              <w:t xml:space="preserve"> UMTS (900/1900/2100 MHz), HSDPA categoría 8 (enlace descendente hasta 7,2 Mbps) y HSUPA categoría 5 (enlace ascendente hasta 2 Mbps), cuatro bandas GSM/GPRS/EDGE (850/900/1800/1900 MHz)</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Servicios de mensajería</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 xml:space="preserve">Aplicación </w:t>
            </w:r>
            <w:proofErr w:type="spellStart"/>
            <w:r w:rsidRPr="005E09DD">
              <w:rPr>
                <w:rStyle w:val="Textoennegrita"/>
                <w:rFonts w:ascii="Arial" w:hAnsi="Arial" w:cs="Arial"/>
              </w:rPr>
              <w:t>PhoneDialer</w:t>
            </w:r>
            <w:proofErr w:type="spellEnd"/>
            <w:r w:rsidRPr="005E09DD">
              <w:rPr>
                <w:rStyle w:val="Textoennegrita"/>
                <w:rFonts w:ascii="Arial" w:hAnsi="Arial" w:cs="Arial"/>
              </w:rPr>
              <w:t xml:space="preserve"> (marcación telefónica), soporte SMS/MMS, Microsoft Outlook Mobile para </w:t>
            </w:r>
            <w:proofErr w:type="spellStart"/>
            <w:r w:rsidRPr="005E09DD">
              <w:rPr>
                <w:rStyle w:val="Textoennegrita"/>
                <w:rFonts w:ascii="Arial" w:hAnsi="Arial" w:cs="Arial"/>
              </w:rPr>
              <w:t>PusheMail</w:t>
            </w:r>
            <w:proofErr w:type="spellEnd"/>
            <w:r w:rsidRPr="005E09DD">
              <w:rPr>
                <w:rStyle w:val="Textoennegrita"/>
                <w:rFonts w:ascii="Arial" w:hAnsi="Arial" w:cs="Arial"/>
              </w:rPr>
              <w:t xml:space="preserve"> (de Exchange, IMAP o POP3), Windows </w:t>
            </w:r>
            <w:proofErr w:type="spellStart"/>
            <w:r w:rsidRPr="005E09DD">
              <w:rPr>
                <w:rStyle w:val="Textoennegrita"/>
                <w:rFonts w:ascii="Arial" w:hAnsi="Arial" w:cs="Arial"/>
              </w:rPr>
              <w:t>Life</w:t>
            </w:r>
            <w:proofErr w:type="spellEnd"/>
            <w:r w:rsidRPr="005E09DD">
              <w:rPr>
                <w:rStyle w:val="Textoennegrita"/>
                <w:rFonts w:ascii="Arial" w:hAnsi="Arial" w:cs="Arial"/>
              </w:rPr>
              <w:t xml:space="preserve"> para mensajería instantánea</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Tecnologías inalámbricas</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WLAN 802.11b/g con seguridad WPA2, Bluetooth® 2.0 integrado con EDR</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Receptor GPS</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Navegación GPS integrada (</w:t>
            </w:r>
            <w:proofErr w:type="spellStart"/>
            <w:r w:rsidRPr="005E09DD">
              <w:rPr>
                <w:rStyle w:val="Textoennegrita"/>
                <w:rFonts w:ascii="Arial" w:hAnsi="Arial" w:cs="Arial"/>
              </w:rPr>
              <w:t>Assisted</w:t>
            </w:r>
            <w:proofErr w:type="spellEnd"/>
            <w:r w:rsidRPr="005E09DD">
              <w:rPr>
                <w:rStyle w:val="Textoennegrita"/>
                <w:rFonts w:ascii="Arial" w:hAnsi="Arial" w:cs="Arial"/>
              </w:rPr>
              <w:t xml:space="preserve"> GPS)</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Herramientas de sincronización</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 xml:space="preserve">Cable de </w:t>
            </w:r>
            <w:proofErr w:type="spellStart"/>
            <w:r w:rsidRPr="005E09DD">
              <w:rPr>
                <w:rStyle w:val="Textoennegrita"/>
                <w:rFonts w:ascii="Arial" w:hAnsi="Arial" w:cs="Arial"/>
              </w:rPr>
              <w:t>sincroniz</w:t>
            </w:r>
            <w:proofErr w:type="spellEnd"/>
            <w:r w:rsidRPr="005E09DD">
              <w:rPr>
                <w:rStyle w:val="Textoennegrita"/>
                <w:rFonts w:ascii="Arial" w:hAnsi="Arial" w:cs="Arial"/>
              </w:rPr>
              <w:t>. con equipos sobremesa micro-USB</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Software y mapas GPS</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 xml:space="preserve">Google </w:t>
            </w:r>
            <w:proofErr w:type="spellStart"/>
            <w:r w:rsidRPr="005E09DD">
              <w:rPr>
                <w:rStyle w:val="Textoennegrita"/>
                <w:rFonts w:ascii="Arial" w:hAnsi="Arial" w:cs="Arial"/>
              </w:rPr>
              <w:t>Maps</w:t>
            </w:r>
            <w:proofErr w:type="spellEnd"/>
            <w:r w:rsidRPr="005E09DD">
              <w:rPr>
                <w:rStyle w:val="Textoennegrita"/>
                <w:rFonts w:ascii="Arial" w:hAnsi="Arial" w:cs="Arial"/>
              </w:rPr>
              <w:t xml:space="preserve"> Mobile y 30 días de prueba para la navegación paso a paso</w:t>
            </w:r>
          </w:p>
        </w:tc>
      </w:tr>
    </w:tbl>
    <w:p w:rsidR="002A1633" w:rsidRPr="005E09DD" w:rsidRDefault="002A1633" w:rsidP="002A1633">
      <w:pPr>
        <w:ind w:right="49"/>
        <w:jc w:val="both"/>
        <w:rPr>
          <w:rStyle w:val="Textoennegrita"/>
          <w:rFonts w:ascii="Arial" w:hAnsi="Arial" w:cs="Arial"/>
        </w:rPr>
      </w:pPr>
    </w:p>
    <w:tbl>
      <w:tblPr>
        <w:tblW w:w="0" w:type="auto"/>
        <w:tblBorders>
          <w:top w:val="single" w:sz="8" w:space="0" w:color="4F81BD"/>
          <w:bottom w:val="single" w:sz="8" w:space="0" w:color="4F81BD"/>
        </w:tblBorders>
        <w:tblLook w:val="04A0"/>
      </w:tblPr>
      <w:tblGrid>
        <w:gridCol w:w="2100"/>
        <w:gridCol w:w="6150"/>
      </w:tblGrid>
      <w:tr w:rsidR="002A1633" w:rsidRPr="005E09DD" w:rsidTr="00594AFF">
        <w:tc>
          <w:tcPr>
            <w:tcW w:w="8250" w:type="dxa"/>
            <w:gridSpan w:val="2"/>
            <w:tcBorders>
              <w:top w:val="single" w:sz="8" w:space="0" w:color="4F81BD"/>
              <w:left w:val="nil"/>
              <w:bottom w:val="single" w:sz="8" w:space="0" w:color="4F81BD"/>
              <w:right w:val="nil"/>
            </w:tcBorders>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Capacidad de Expansión</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lastRenderedPageBreak/>
              <w:t>Puertos de E/S externos</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1 conector micro-USB para sincronización y carga</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Ranuras de memoria</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Ranura para tarjetas Micro SD de 64 bits para ampliar la memoria, admite hasta 8 GB</w:t>
            </w:r>
          </w:p>
        </w:tc>
      </w:tr>
    </w:tbl>
    <w:p w:rsidR="002A1633" w:rsidRPr="005E09DD" w:rsidRDefault="002A1633" w:rsidP="002A1633">
      <w:pPr>
        <w:ind w:right="49"/>
        <w:jc w:val="both"/>
        <w:rPr>
          <w:rStyle w:val="Textoennegrita"/>
          <w:rFonts w:ascii="Arial" w:hAnsi="Arial" w:cs="Arial"/>
        </w:rPr>
      </w:pPr>
    </w:p>
    <w:tbl>
      <w:tblPr>
        <w:tblW w:w="0" w:type="auto"/>
        <w:tblBorders>
          <w:top w:val="single" w:sz="8" w:space="0" w:color="4F81BD"/>
          <w:bottom w:val="single" w:sz="8" w:space="0" w:color="4F81BD"/>
        </w:tblBorders>
        <w:tblLook w:val="04A0"/>
      </w:tblPr>
      <w:tblGrid>
        <w:gridCol w:w="2100"/>
        <w:gridCol w:w="6150"/>
      </w:tblGrid>
      <w:tr w:rsidR="002A1633" w:rsidRPr="005E09DD" w:rsidTr="00594AFF">
        <w:tc>
          <w:tcPr>
            <w:tcW w:w="8250" w:type="dxa"/>
            <w:gridSpan w:val="2"/>
            <w:tcBorders>
              <w:top w:val="single" w:sz="8" w:space="0" w:color="4F81BD"/>
              <w:left w:val="nil"/>
              <w:bottom w:val="single" w:sz="8" w:space="0" w:color="4F81BD"/>
              <w:right w:val="nil"/>
            </w:tcBorders>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Software</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Software preinstalado</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lang w:val="en-US"/>
              </w:rPr>
            </w:pPr>
            <w:proofErr w:type="spellStart"/>
            <w:r w:rsidRPr="005E09DD">
              <w:rPr>
                <w:rStyle w:val="Textoennegrita"/>
                <w:rFonts w:ascii="Arial" w:hAnsi="Arial" w:cs="Arial"/>
                <w:lang w:val="en-US"/>
              </w:rPr>
              <w:t>Aplicaciones</w:t>
            </w:r>
            <w:proofErr w:type="spellEnd"/>
            <w:r w:rsidRPr="005E09DD">
              <w:rPr>
                <w:rStyle w:val="Textoennegrita"/>
                <w:rFonts w:ascii="Arial" w:hAnsi="Arial" w:cs="Arial"/>
                <w:lang w:val="en-US"/>
              </w:rPr>
              <w:t xml:space="preserve"> del </w:t>
            </w:r>
            <w:proofErr w:type="spellStart"/>
            <w:r w:rsidRPr="005E09DD">
              <w:rPr>
                <w:rStyle w:val="Textoennegrita"/>
                <w:rFonts w:ascii="Arial" w:hAnsi="Arial" w:cs="Arial"/>
                <w:lang w:val="en-US"/>
              </w:rPr>
              <w:t>sistema</w:t>
            </w:r>
            <w:proofErr w:type="spellEnd"/>
            <w:r w:rsidRPr="005E09DD">
              <w:rPr>
                <w:rStyle w:val="Textoennegrita"/>
                <w:rFonts w:ascii="Arial" w:hAnsi="Arial" w:cs="Arial"/>
                <w:lang w:val="en-US"/>
              </w:rPr>
              <w:t xml:space="preserve"> </w:t>
            </w:r>
            <w:proofErr w:type="spellStart"/>
            <w:r w:rsidRPr="005E09DD">
              <w:rPr>
                <w:rStyle w:val="Textoennegrita"/>
                <w:rFonts w:ascii="Arial" w:hAnsi="Arial" w:cs="Arial"/>
                <w:lang w:val="en-US"/>
              </w:rPr>
              <w:t>operativo</w:t>
            </w:r>
            <w:proofErr w:type="spellEnd"/>
            <w:r w:rsidRPr="005E09DD">
              <w:rPr>
                <w:rStyle w:val="Textoennegrita"/>
                <w:rFonts w:ascii="Arial" w:hAnsi="Arial" w:cs="Arial"/>
                <w:lang w:val="en-US"/>
              </w:rPr>
              <w:t>: Microsoft® Office Outlook® Mobile, Microsoft® Office Mobile, Internet Explorer® Mobile, Windows Media® Player Mobile, Windows Live, Microsoft Internet Sharing</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Software incluido</w:t>
            </w:r>
          </w:p>
        </w:tc>
        <w:tc>
          <w:tcPr>
            <w:tcW w:w="6015" w:type="dxa"/>
            <w:shd w:val="clear" w:color="auto" w:fill="auto"/>
            <w:hideMark/>
          </w:tcPr>
          <w:p w:rsidR="002A1633" w:rsidRPr="005E09DD" w:rsidRDefault="002A1633" w:rsidP="00594AFF">
            <w:pPr>
              <w:ind w:right="49"/>
              <w:jc w:val="both"/>
              <w:rPr>
                <w:rStyle w:val="Textoennegrita"/>
                <w:rFonts w:ascii="Arial" w:hAnsi="Arial" w:cs="Arial"/>
                <w:lang w:val="en-US"/>
              </w:rPr>
            </w:pPr>
            <w:proofErr w:type="spellStart"/>
            <w:r w:rsidRPr="005E09DD">
              <w:rPr>
                <w:rStyle w:val="Textoennegrita"/>
                <w:rFonts w:ascii="Arial" w:hAnsi="Arial" w:cs="Arial"/>
                <w:lang w:val="en-US"/>
              </w:rPr>
              <w:t>Aplicaciones</w:t>
            </w:r>
            <w:proofErr w:type="spellEnd"/>
            <w:r w:rsidRPr="005E09DD">
              <w:rPr>
                <w:rStyle w:val="Textoennegrita"/>
                <w:rFonts w:ascii="Arial" w:hAnsi="Arial" w:cs="Arial"/>
                <w:lang w:val="en-US"/>
              </w:rPr>
              <w:t xml:space="preserve"> </w:t>
            </w:r>
            <w:proofErr w:type="spellStart"/>
            <w:r w:rsidRPr="005E09DD">
              <w:rPr>
                <w:rStyle w:val="Textoennegrita"/>
                <w:rFonts w:ascii="Arial" w:hAnsi="Arial" w:cs="Arial"/>
                <w:lang w:val="en-US"/>
              </w:rPr>
              <w:t>que</w:t>
            </w:r>
            <w:proofErr w:type="spellEnd"/>
            <w:r w:rsidRPr="005E09DD">
              <w:rPr>
                <w:rStyle w:val="Textoennegrita"/>
                <w:rFonts w:ascii="Arial" w:hAnsi="Arial" w:cs="Arial"/>
                <w:lang w:val="en-US"/>
              </w:rPr>
              <w:t xml:space="preserve"> </w:t>
            </w:r>
            <w:proofErr w:type="spellStart"/>
            <w:r w:rsidRPr="005E09DD">
              <w:rPr>
                <w:rStyle w:val="Textoennegrita"/>
                <w:rFonts w:ascii="Arial" w:hAnsi="Arial" w:cs="Arial"/>
                <w:lang w:val="en-US"/>
              </w:rPr>
              <w:t>añaden</w:t>
            </w:r>
            <w:proofErr w:type="spellEnd"/>
            <w:r w:rsidRPr="005E09DD">
              <w:rPr>
                <w:rStyle w:val="Textoennegrita"/>
                <w:rFonts w:ascii="Arial" w:hAnsi="Arial" w:cs="Arial"/>
                <w:lang w:val="en-US"/>
              </w:rPr>
              <w:t xml:space="preserve"> </w:t>
            </w:r>
            <w:proofErr w:type="spellStart"/>
            <w:r w:rsidRPr="005E09DD">
              <w:rPr>
                <w:rStyle w:val="Textoennegrita"/>
                <w:rFonts w:ascii="Arial" w:hAnsi="Arial" w:cs="Arial"/>
                <w:lang w:val="en-US"/>
              </w:rPr>
              <w:t>valor:HP</w:t>
            </w:r>
            <w:proofErr w:type="spellEnd"/>
            <w:r w:rsidRPr="005E09DD">
              <w:rPr>
                <w:rStyle w:val="Textoennegrita"/>
                <w:rFonts w:ascii="Arial" w:hAnsi="Arial" w:cs="Arial"/>
                <w:lang w:val="en-US"/>
              </w:rPr>
              <w:t xml:space="preserve"> Data Connect, HP SIM Manager, HP Power Save Mode, HP Help and Support, HP Keyboard Backlight, HP Light Sensor, HP Asset Viewer, </w:t>
            </w:r>
            <w:proofErr w:type="spellStart"/>
            <w:r w:rsidRPr="005E09DD">
              <w:rPr>
                <w:rStyle w:val="Textoennegrita"/>
                <w:rFonts w:ascii="Arial" w:hAnsi="Arial" w:cs="Arial"/>
                <w:lang w:val="en-US"/>
              </w:rPr>
              <w:t>navegador</w:t>
            </w:r>
            <w:proofErr w:type="spellEnd"/>
            <w:r w:rsidRPr="005E09DD">
              <w:rPr>
                <w:rStyle w:val="Textoennegrita"/>
                <w:rFonts w:ascii="Arial" w:hAnsi="Arial" w:cs="Arial"/>
                <w:lang w:val="en-US"/>
              </w:rPr>
              <w:t xml:space="preserve"> Opera, Sun JVM, </w:t>
            </w:r>
            <w:proofErr w:type="spellStart"/>
            <w:r w:rsidRPr="005E09DD">
              <w:rPr>
                <w:rStyle w:val="Textoennegrita"/>
                <w:rFonts w:ascii="Arial" w:hAnsi="Arial" w:cs="Arial"/>
                <w:lang w:val="en-US"/>
              </w:rPr>
              <w:t>WesttekJetcet</w:t>
            </w:r>
            <w:proofErr w:type="spellEnd"/>
            <w:r w:rsidRPr="005E09DD">
              <w:rPr>
                <w:rStyle w:val="Textoennegrita"/>
                <w:rFonts w:ascii="Arial" w:hAnsi="Arial" w:cs="Arial"/>
                <w:lang w:val="en-US"/>
              </w:rPr>
              <w:t xml:space="preserve"> PDF Viewer, </w:t>
            </w:r>
            <w:proofErr w:type="spellStart"/>
            <w:r w:rsidRPr="005E09DD">
              <w:rPr>
                <w:rStyle w:val="Textoennegrita"/>
                <w:rFonts w:ascii="Arial" w:hAnsi="Arial" w:cs="Arial"/>
                <w:lang w:val="en-US"/>
              </w:rPr>
              <w:t>WesttekJetcet</w:t>
            </w:r>
            <w:proofErr w:type="spellEnd"/>
            <w:r w:rsidRPr="005E09DD">
              <w:rPr>
                <w:rStyle w:val="Textoennegrita"/>
                <w:rFonts w:ascii="Arial" w:hAnsi="Arial" w:cs="Arial"/>
                <w:lang w:val="en-US"/>
              </w:rPr>
              <w:t xml:space="preserve"> Print</w:t>
            </w:r>
          </w:p>
        </w:tc>
      </w:tr>
    </w:tbl>
    <w:p w:rsidR="002A1633" w:rsidRPr="005E09DD" w:rsidRDefault="002A1633" w:rsidP="002A1633">
      <w:pPr>
        <w:ind w:right="49"/>
        <w:jc w:val="both"/>
        <w:rPr>
          <w:rStyle w:val="Textoennegrita"/>
          <w:rFonts w:ascii="Arial" w:hAnsi="Arial" w:cs="Arial"/>
          <w:lang w:val="en-US"/>
        </w:rPr>
      </w:pPr>
    </w:p>
    <w:tbl>
      <w:tblPr>
        <w:tblW w:w="0" w:type="auto"/>
        <w:tblBorders>
          <w:top w:val="single" w:sz="8" w:space="0" w:color="4F81BD"/>
          <w:bottom w:val="single" w:sz="8" w:space="0" w:color="4F81BD"/>
        </w:tblBorders>
        <w:tblLook w:val="04A0"/>
      </w:tblPr>
      <w:tblGrid>
        <w:gridCol w:w="2100"/>
        <w:gridCol w:w="6150"/>
      </w:tblGrid>
      <w:tr w:rsidR="002A1633" w:rsidRPr="005E09DD" w:rsidTr="00594AFF">
        <w:trPr>
          <w:trHeight w:val="101"/>
        </w:trPr>
        <w:tc>
          <w:tcPr>
            <w:tcW w:w="8250" w:type="dxa"/>
            <w:gridSpan w:val="2"/>
            <w:tcBorders>
              <w:top w:val="single" w:sz="8" w:space="0" w:color="4F81BD"/>
              <w:left w:val="nil"/>
              <w:bottom w:val="single" w:sz="8" w:space="0" w:color="4F81BD"/>
              <w:right w:val="nil"/>
            </w:tcBorders>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Multimedia</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Audio interno</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Micrófono, receptor, altavoz y auriculares estéreo con cable integrados</w:t>
            </w:r>
          </w:p>
        </w:tc>
      </w:tr>
      <w:tr w:rsidR="002A1633" w:rsidRPr="005E09DD" w:rsidTr="00594AFF">
        <w:tc>
          <w:tcPr>
            <w:tcW w:w="2100"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Cámara integrada</w:t>
            </w:r>
          </w:p>
        </w:tc>
        <w:tc>
          <w:tcPr>
            <w:tcW w:w="6015" w:type="dxa"/>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Cámara de enfoque automático integrada de 3,1 megapíxeles, zoom digital 5X, resolución QVGA de 320 x 240, resolución VGA de 640 x 480, resolución SVG de 1.280 x 960, resolución SXGA de 1.280 x 1.024, resolución UXGA de 1.600 x 1.200, resolución QXGA de 2.048 x 1.536, LED de flash</w:t>
            </w:r>
          </w:p>
        </w:tc>
      </w:tr>
    </w:tbl>
    <w:p w:rsidR="002A1633" w:rsidRPr="005E09DD" w:rsidRDefault="002A1633" w:rsidP="002A1633">
      <w:pPr>
        <w:ind w:right="49"/>
        <w:jc w:val="both"/>
        <w:rPr>
          <w:rStyle w:val="Textoennegrita"/>
          <w:rFonts w:ascii="Arial" w:hAnsi="Arial" w:cs="Arial"/>
        </w:rPr>
      </w:pPr>
    </w:p>
    <w:tbl>
      <w:tblPr>
        <w:tblW w:w="0" w:type="auto"/>
        <w:tblBorders>
          <w:top w:val="single" w:sz="8" w:space="0" w:color="4F81BD"/>
          <w:bottom w:val="single" w:sz="8" w:space="0" w:color="4F81BD"/>
        </w:tblBorders>
        <w:tblLook w:val="04A0"/>
      </w:tblPr>
      <w:tblGrid>
        <w:gridCol w:w="2100"/>
        <w:gridCol w:w="6150"/>
      </w:tblGrid>
      <w:tr w:rsidR="002A1633" w:rsidRPr="005E09DD" w:rsidTr="00594AFF">
        <w:tc>
          <w:tcPr>
            <w:tcW w:w="8250" w:type="dxa"/>
            <w:gridSpan w:val="2"/>
            <w:tcBorders>
              <w:top w:val="single" w:sz="8" w:space="0" w:color="4F81BD"/>
              <w:left w:val="nil"/>
              <w:bottom w:val="single" w:sz="8" w:space="0" w:color="4F81BD"/>
              <w:right w:val="nil"/>
            </w:tcBorders>
            <w:shd w:val="clear" w:color="auto" w:fill="auto"/>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Características del sistema</w:t>
            </w:r>
          </w:p>
        </w:tc>
      </w:tr>
      <w:tr w:rsidR="002A1633" w:rsidRPr="005E09DD" w:rsidTr="00594AFF">
        <w:tc>
          <w:tcPr>
            <w:tcW w:w="2100"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Requisitos de alimentación</w:t>
            </w:r>
          </w:p>
        </w:tc>
        <w:tc>
          <w:tcPr>
            <w:tcW w:w="6015" w:type="dxa"/>
            <w:tcBorders>
              <w:left w:val="nil"/>
              <w:right w:val="nil"/>
            </w:tcBorders>
            <w:shd w:val="clear" w:color="auto" w:fill="D3DFEE"/>
            <w:hideMark/>
          </w:tcPr>
          <w:p w:rsidR="002A1633" w:rsidRPr="005E09DD" w:rsidRDefault="002A1633" w:rsidP="00594AFF">
            <w:pPr>
              <w:ind w:right="49"/>
              <w:jc w:val="both"/>
              <w:rPr>
                <w:rStyle w:val="Textoennegrita"/>
                <w:rFonts w:ascii="Arial" w:hAnsi="Arial" w:cs="Arial"/>
              </w:rPr>
            </w:pPr>
            <w:r w:rsidRPr="005E09DD">
              <w:rPr>
                <w:rStyle w:val="Textoennegrita"/>
                <w:rFonts w:ascii="Arial" w:hAnsi="Arial" w:cs="Arial"/>
              </w:rPr>
              <w:t>5W (5V/1A)</w:t>
            </w:r>
          </w:p>
        </w:tc>
      </w:tr>
      <w:tr w:rsidR="002A1633" w:rsidRPr="0015600C" w:rsidTr="00594AFF">
        <w:tc>
          <w:tcPr>
            <w:tcW w:w="2100" w:type="dxa"/>
            <w:shd w:val="clear" w:color="auto" w:fill="auto"/>
            <w:hideMark/>
          </w:tcPr>
          <w:p w:rsidR="002A1633" w:rsidRPr="0015600C" w:rsidRDefault="002A1633" w:rsidP="00594AFF">
            <w:pPr>
              <w:ind w:right="49"/>
              <w:jc w:val="both"/>
              <w:rPr>
                <w:rStyle w:val="Textoennegrita"/>
                <w:rFonts w:ascii="Arial" w:hAnsi="Arial" w:cs="Arial"/>
              </w:rPr>
            </w:pPr>
            <w:r w:rsidRPr="0015600C">
              <w:rPr>
                <w:rStyle w:val="Textoennegrita"/>
                <w:rFonts w:ascii="Arial" w:hAnsi="Arial" w:cs="Arial"/>
              </w:rPr>
              <w:t>Características ergonómicas</w:t>
            </w:r>
          </w:p>
        </w:tc>
        <w:tc>
          <w:tcPr>
            <w:tcW w:w="6015" w:type="dxa"/>
            <w:shd w:val="clear" w:color="auto" w:fill="auto"/>
            <w:hideMark/>
          </w:tcPr>
          <w:p w:rsidR="002A1633" w:rsidRPr="0015600C" w:rsidRDefault="002A1633" w:rsidP="00594AFF">
            <w:pPr>
              <w:ind w:right="49"/>
              <w:jc w:val="both"/>
              <w:rPr>
                <w:rStyle w:val="Textoennegrita"/>
                <w:rFonts w:ascii="Arial" w:hAnsi="Arial" w:cs="Arial"/>
              </w:rPr>
            </w:pPr>
            <w:r w:rsidRPr="0015600C">
              <w:rPr>
                <w:rStyle w:val="Textoennegrita"/>
                <w:rFonts w:ascii="Arial" w:hAnsi="Arial" w:cs="Arial"/>
              </w:rPr>
              <w:t>Teclado alfanumérico QWERTY de 20 teclas, tecla de navegación óptica de 5 vías, 2 teclas programables, botones de envío/finalización, botón de cámara, botón de bloqueo de teclado (</w:t>
            </w:r>
            <w:proofErr w:type="spellStart"/>
            <w:r w:rsidRPr="0015600C">
              <w:rPr>
                <w:rStyle w:val="Textoennegrita"/>
                <w:rFonts w:ascii="Arial" w:hAnsi="Arial" w:cs="Arial"/>
              </w:rPr>
              <w:t>keyguard</w:t>
            </w:r>
            <w:proofErr w:type="spellEnd"/>
            <w:r w:rsidRPr="0015600C">
              <w:rPr>
                <w:rStyle w:val="Textoennegrita"/>
                <w:rFonts w:ascii="Arial" w:hAnsi="Arial" w:cs="Arial"/>
              </w:rPr>
              <w:t>), conmutador de timbre/sonido, control de volumen, comando de voz</w:t>
            </w:r>
          </w:p>
          <w:p w:rsidR="002A1633" w:rsidRPr="0015600C" w:rsidRDefault="002A1633" w:rsidP="00594AFF">
            <w:pPr>
              <w:ind w:right="49"/>
              <w:jc w:val="both"/>
              <w:rPr>
                <w:rStyle w:val="Textoennegrita"/>
                <w:rFonts w:ascii="Arial" w:hAnsi="Arial" w:cs="Arial"/>
              </w:rPr>
            </w:pPr>
          </w:p>
        </w:tc>
      </w:tr>
      <w:tr w:rsidR="002A1633" w:rsidRPr="0015600C" w:rsidTr="00594AFF">
        <w:tc>
          <w:tcPr>
            <w:tcW w:w="2100" w:type="dxa"/>
            <w:tcBorders>
              <w:left w:val="nil"/>
              <w:right w:val="nil"/>
            </w:tcBorders>
            <w:shd w:val="clear" w:color="auto" w:fill="D3DFEE"/>
            <w:hideMark/>
          </w:tcPr>
          <w:p w:rsidR="002A1633" w:rsidRPr="0015600C" w:rsidRDefault="002A1633" w:rsidP="00594AFF">
            <w:pPr>
              <w:ind w:right="49"/>
              <w:jc w:val="both"/>
              <w:rPr>
                <w:rStyle w:val="Textoennegrita"/>
                <w:rFonts w:ascii="Arial" w:hAnsi="Arial" w:cs="Arial"/>
              </w:rPr>
            </w:pPr>
            <w:r w:rsidRPr="0015600C">
              <w:rPr>
                <w:rStyle w:val="Textoennegrita"/>
                <w:rFonts w:ascii="Arial" w:hAnsi="Arial" w:cs="Arial"/>
              </w:rPr>
              <w:t>Margen de temperaturas operativas</w:t>
            </w:r>
          </w:p>
        </w:tc>
        <w:tc>
          <w:tcPr>
            <w:tcW w:w="6015" w:type="dxa"/>
            <w:tcBorders>
              <w:left w:val="nil"/>
              <w:right w:val="nil"/>
            </w:tcBorders>
            <w:shd w:val="clear" w:color="auto" w:fill="D3DFEE"/>
            <w:hideMark/>
          </w:tcPr>
          <w:p w:rsidR="002A1633" w:rsidRPr="0015600C" w:rsidRDefault="002A1633" w:rsidP="00594AFF">
            <w:pPr>
              <w:ind w:right="49"/>
              <w:jc w:val="both"/>
              <w:rPr>
                <w:rStyle w:val="Textoennegrita"/>
                <w:rFonts w:ascii="Arial" w:hAnsi="Arial" w:cs="Arial"/>
              </w:rPr>
            </w:pPr>
            <w:r w:rsidRPr="0015600C">
              <w:rPr>
                <w:rStyle w:val="Textoennegrita"/>
                <w:rFonts w:ascii="Arial" w:hAnsi="Arial" w:cs="Arial"/>
              </w:rPr>
              <w:t>de -10 a 55 °C</w:t>
            </w:r>
          </w:p>
        </w:tc>
      </w:tr>
      <w:tr w:rsidR="002A1633" w:rsidRPr="0015600C" w:rsidTr="00594AFF">
        <w:tc>
          <w:tcPr>
            <w:tcW w:w="2100" w:type="dxa"/>
            <w:shd w:val="clear" w:color="auto" w:fill="auto"/>
            <w:hideMark/>
          </w:tcPr>
          <w:p w:rsidR="002A1633" w:rsidRPr="0015600C" w:rsidRDefault="002A1633" w:rsidP="00594AFF">
            <w:pPr>
              <w:ind w:right="49"/>
              <w:jc w:val="both"/>
              <w:rPr>
                <w:rStyle w:val="Textoennegrita"/>
                <w:rFonts w:ascii="Arial" w:hAnsi="Arial" w:cs="Arial"/>
              </w:rPr>
            </w:pPr>
            <w:r w:rsidRPr="0015600C">
              <w:rPr>
                <w:rStyle w:val="Textoennegrita"/>
                <w:rFonts w:ascii="Arial" w:hAnsi="Arial" w:cs="Arial"/>
              </w:rPr>
              <w:t xml:space="preserve">Intervalo de humedad en </w:t>
            </w:r>
            <w:r w:rsidRPr="0015600C">
              <w:rPr>
                <w:rStyle w:val="Textoennegrita"/>
                <w:rFonts w:ascii="Arial" w:hAnsi="Arial" w:cs="Arial"/>
              </w:rPr>
              <w:lastRenderedPageBreak/>
              <w:t>funcionamiento</w:t>
            </w:r>
          </w:p>
        </w:tc>
        <w:tc>
          <w:tcPr>
            <w:tcW w:w="6015" w:type="dxa"/>
            <w:shd w:val="clear" w:color="auto" w:fill="auto"/>
            <w:hideMark/>
          </w:tcPr>
          <w:p w:rsidR="002A1633" w:rsidRPr="0015600C" w:rsidRDefault="002A1633" w:rsidP="00594AFF">
            <w:pPr>
              <w:ind w:right="49"/>
              <w:jc w:val="both"/>
              <w:rPr>
                <w:rStyle w:val="Textoennegrita"/>
                <w:rFonts w:ascii="Arial" w:hAnsi="Arial" w:cs="Arial"/>
              </w:rPr>
            </w:pPr>
            <w:r w:rsidRPr="0015600C">
              <w:rPr>
                <w:rStyle w:val="Textoennegrita"/>
                <w:rFonts w:ascii="Arial" w:hAnsi="Arial" w:cs="Arial"/>
              </w:rPr>
              <w:lastRenderedPageBreak/>
              <w:t>90% de HR</w:t>
            </w:r>
          </w:p>
        </w:tc>
      </w:tr>
      <w:tr w:rsidR="002A1633" w:rsidRPr="0015600C" w:rsidTr="00594AFF">
        <w:tc>
          <w:tcPr>
            <w:tcW w:w="2100" w:type="dxa"/>
            <w:tcBorders>
              <w:left w:val="nil"/>
              <w:right w:val="nil"/>
            </w:tcBorders>
            <w:shd w:val="clear" w:color="auto" w:fill="D3DFEE"/>
            <w:hideMark/>
          </w:tcPr>
          <w:p w:rsidR="002A1633" w:rsidRPr="0015600C" w:rsidRDefault="002A1633" w:rsidP="00594AFF">
            <w:pPr>
              <w:ind w:right="49"/>
              <w:jc w:val="both"/>
              <w:rPr>
                <w:rStyle w:val="Textoennegrita"/>
                <w:rFonts w:ascii="Arial" w:hAnsi="Arial" w:cs="Arial"/>
              </w:rPr>
            </w:pPr>
            <w:r w:rsidRPr="0015600C">
              <w:rPr>
                <w:rStyle w:val="Textoennegrita"/>
                <w:rFonts w:ascii="Arial" w:hAnsi="Arial" w:cs="Arial"/>
              </w:rPr>
              <w:lastRenderedPageBreak/>
              <w:t>Contenido de la caja</w:t>
            </w:r>
          </w:p>
        </w:tc>
        <w:tc>
          <w:tcPr>
            <w:tcW w:w="6015" w:type="dxa"/>
            <w:tcBorders>
              <w:left w:val="nil"/>
              <w:right w:val="nil"/>
            </w:tcBorders>
            <w:shd w:val="clear" w:color="auto" w:fill="D3DFEE"/>
            <w:hideMark/>
          </w:tcPr>
          <w:p w:rsidR="002A1633" w:rsidRPr="0015600C" w:rsidRDefault="002A1633" w:rsidP="00594AFF">
            <w:pPr>
              <w:ind w:right="49"/>
              <w:jc w:val="both"/>
              <w:rPr>
                <w:rStyle w:val="Textoennegrita"/>
                <w:rFonts w:ascii="Arial" w:hAnsi="Arial" w:cs="Arial"/>
              </w:rPr>
            </w:pPr>
            <w:r w:rsidRPr="0015600C">
              <w:rPr>
                <w:rStyle w:val="Textoennegrita"/>
                <w:rFonts w:ascii="Arial" w:hAnsi="Arial" w:cs="Arial"/>
              </w:rPr>
              <w:t xml:space="preserve">Batería extraíble/recargable de polímero de litio de 1260 </w:t>
            </w:r>
            <w:proofErr w:type="spellStart"/>
            <w:r w:rsidRPr="0015600C">
              <w:rPr>
                <w:rStyle w:val="Textoennegrita"/>
                <w:rFonts w:ascii="Arial" w:hAnsi="Arial" w:cs="Arial"/>
              </w:rPr>
              <w:t>mAh</w:t>
            </w:r>
            <w:proofErr w:type="spellEnd"/>
            <w:r w:rsidRPr="0015600C">
              <w:rPr>
                <w:rStyle w:val="Textoennegrita"/>
                <w:rFonts w:ascii="Arial" w:hAnsi="Arial" w:cs="Arial"/>
              </w:rPr>
              <w:t>, cargador CA, 1 cable de sincronización/recarga micro-USB, auriculares estéreo con cable de 2,5 m, CD de inicio, kit de documentación</w:t>
            </w:r>
          </w:p>
        </w:tc>
      </w:tr>
      <w:tr w:rsidR="002A1633" w:rsidRPr="0015600C" w:rsidTr="00594AFF">
        <w:tc>
          <w:tcPr>
            <w:tcW w:w="2100" w:type="dxa"/>
            <w:shd w:val="clear" w:color="auto" w:fill="auto"/>
            <w:hideMark/>
          </w:tcPr>
          <w:p w:rsidR="002A1633" w:rsidRPr="0015600C" w:rsidRDefault="002A1633" w:rsidP="00594AFF">
            <w:pPr>
              <w:ind w:right="49"/>
              <w:jc w:val="both"/>
              <w:rPr>
                <w:rStyle w:val="Textoennegrita"/>
                <w:rFonts w:ascii="Arial" w:hAnsi="Arial" w:cs="Arial"/>
              </w:rPr>
            </w:pPr>
          </w:p>
        </w:tc>
        <w:tc>
          <w:tcPr>
            <w:tcW w:w="6015" w:type="dxa"/>
            <w:shd w:val="clear" w:color="auto" w:fill="auto"/>
            <w:hideMark/>
          </w:tcPr>
          <w:p w:rsidR="002A1633" w:rsidRPr="0015600C" w:rsidRDefault="002A1633" w:rsidP="00594AFF">
            <w:pPr>
              <w:ind w:right="49"/>
              <w:jc w:val="both"/>
              <w:rPr>
                <w:rStyle w:val="Textoennegrita"/>
                <w:rFonts w:ascii="Arial" w:hAnsi="Arial" w:cs="Arial"/>
              </w:rPr>
            </w:pPr>
          </w:p>
        </w:tc>
      </w:tr>
    </w:tbl>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1AC5" w:rsidRDefault="002A1633" w:rsidP="00A116C2">
      <w:pPr>
        <w:ind w:right="49"/>
        <w:jc w:val="center"/>
        <w:rPr>
          <w:rStyle w:val="Textoennegrita"/>
          <w:rFonts w:ascii="Arial" w:hAnsi="Arial" w:cs="Arial"/>
          <w:b w:val="0"/>
          <w:u w:val="single"/>
        </w:rPr>
      </w:pPr>
    </w:p>
    <w:p w:rsidR="0080658C" w:rsidRPr="00151AC5" w:rsidRDefault="0080658C" w:rsidP="00A116C2">
      <w:pPr>
        <w:pStyle w:val="Prrafodelista"/>
        <w:ind w:left="0" w:right="49"/>
        <w:jc w:val="center"/>
        <w:rPr>
          <w:rStyle w:val="Textoennegrita"/>
          <w:rFonts w:ascii="Arial" w:hAnsi="Arial" w:cs="Arial"/>
          <w:u w:val="single"/>
        </w:rPr>
      </w:pPr>
      <w:r w:rsidRPr="00151AC5">
        <w:rPr>
          <w:rStyle w:val="Textoennegrita"/>
          <w:rFonts w:ascii="Arial" w:hAnsi="Arial" w:cs="Arial"/>
          <w:u w:val="single"/>
        </w:rPr>
        <w:t>REQUISITOS DE HARDWARE PARA EL ADMISNITRADOR</w:t>
      </w:r>
    </w:p>
    <w:p w:rsidR="0080658C" w:rsidRPr="00151AC5" w:rsidRDefault="0080658C" w:rsidP="0080658C">
      <w:pPr>
        <w:ind w:right="49"/>
        <w:jc w:val="center"/>
        <w:rPr>
          <w:rStyle w:val="Textoennegrita"/>
          <w:rFonts w:ascii="Arial" w:hAnsi="Arial" w:cs="Arial"/>
          <w:u w:val="single"/>
        </w:rPr>
      </w:pPr>
    </w:p>
    <w:p w:rsidR="0080658C" w:rsidRPr="00151AC5" w:rsidRDefault="0080658C" w:rsidP="0080658C">
      <w:pPr>
        <w:ind w:right="49"/>
        <w:jc w:val="both"/>
        <w:rPr>
          <w:rStyle w:val="Textoennegrita"/>
          <w:rFonts w:ascii="Arial" w:hAnsi="Arial" w:cs="Arial"/>
          <w:b w:val="0"/>
          <w:u w:val="single"/>
        </w:rPr>
      </w:pPr>
      <w:r w:rsidRPr="00151AC5">
        <w:rPr>
          <w:rStyle w:val="Textoennegrita"/>
          <w:rFonts w:ascii="Arial" w:hAnsi="Arial" w:cs="Arial"/>
          <w:b w:val="0"/>
          <w:u w:val="single"/>
        </w:rPr>
        <w:t>El gerente o administrador de la empresa que adquiera la aplicación Movil Fac System (MFS) requiere  de un computador con características que le proporcione recursos prácticos utilizados todos los días por las empresas, con tecnología que le  garantice rendimiento y confiabilidad para su entorno demandante de negocios además de que sea una tecnología que permita extender la vida útil de su inversión.</w:t>
      </w:r>
    </w:p>
    <w:p w:rsidR="0080658C" w:rsidRPr="00151AC5" w:rsidRDefault="0080658C" w:rsidP="0080658C">
      <w:pPr>
        <w:ind w:right="49"/>
        <w:jc w:val="both"/>
        <w:rPr>
          <w:rStyle w:val="Textoennegrita"/>
          <w:rFonts w:ascii="Arial" w:hAnsi="Arial" w:cs="Arial"/>
          <w:b w:val="0"/>
          <w:u w:val="single"/>
        </w:rPr>
      </w:pPr>
    </w:p>
    <w:p w:rsidR="0080658C" w:rsidRPr="00151AC5" w:rsidRDefault="0080658C" w:rsidP="0080658C">
      <w:pPr>
        <w:ind w:right="49"/>
        <w:jc w:val="both"/>
        <w:rPr>
          <w:rStyle w:val="Textoennegrita"/>
          <w:rFonts w:ascii="Arial" w:hAnsi="Arial" w:cs="Arial"/>
          <w:b w:val="0"/>
          <w:u w:val="single"/>
        </w:rPr>
      </w:pPr>
      <w:r w:rsidRPr="00151AC5">
        <w:rPr>
          <w:rStyle w:val="Textoennegrita"/>
          <w:rFonts w:ascii="Arial" w:hAnsi="Arial" w:cs="Arial"/>
          <w:b w:val="0"/>
          <w:u w:val="single"/>
        </w:rPr>
        <w:t>Este tipo de usuario requiere de un computador que posea un navegador y acceso a Internet  para de esta manera lograr la comunicación con la aplicación de Movil Fac System (MFS)</w:t>
      </w:r>
    </w:p>
    <w:p w:rsidR="0080658C" w:rsidRPr="00151AC5" w:rsidRDefault="0080658C" w:rsidP="0080658C">
      <w:pPr>
        <w:ind w:right="49"/>
        <w:jc w:val="both"/>
        <w:rPr>
          <w:rStyle w:val="Textoennegrita"/>
          <w:rFonts w:ascii="Arial" w:hAnsi="Arial" w:cs="Arial"/>
          <w:u w:val="single"/>
        </w:rPr>
      </w:pPr>
    </w:p>
    <w:p w:rsidR="0080658C" w:rsidRPr="00151AC5" w:rsidRDefault="0080658C" w:rsidP="0080658C">
      <w:pPr>
        <w:ind w:right="49"/>
        <w:jc w:val="both"/>
        <w:rPr>
          <w:rStyle w:val="Textoennegrita"/>
          <w:rFonts w:ascii="Arial" w:hAnsi="Arial" w:cs="Arial"/>
          <w:u w:val="single"/>
        </w:rPr>
      </w:pPr>
    </w:p>
    <w:p w:rsidR="0080658C" w:rsidRPr="00151AC5" w:rsidRDefault="0080658C" w:rsidP="0080658C">
      <w:pPr>
        <w:pStyle w:val="Prrafodelista"/>
        <w:ind w:left="0" w:right="49"/>
        <w:rPr>
          <w:rStyle w:val="Textoennegrita"/>
          <w:rFonts w:ascii="Arial" w:hAnsi="Arial" w:cs="Arial"/>
          <w:u w:val="single"/>
        </w:rPr>
      </w:pPr>
      <w:r w:rsidRPr="00151AC5">
        <w:rPr>
          <w:rStyle w:val="Textoennegrita"/>
          <w:rFonts w:ascii="Arial" w:hAnsi="Arial" w:cs="Arial"/>
          <w:u w:val="single"/>
        </w:rPr>
        <w:t>ESTACIÓN DE TRABAJO</w:t>
      </w:r>
    </w:p>
    <w:p w:rsidR="0080658C" w:rsidRPr="00151AC5" w:rsidRDefault="0080658C" w:rsidP="0080658C">
      <w:pPr>
        <w:ind w:right="49"/>
        <w:jc w:val="center"/>
        <w:rPr>
          <w:rStyle w:val="Textoennegrita"/>
          <w:rFonts w:ascii="Arial" w:hAnsi="Arial" w:cs="Arial"/>
          <w:u w:val="single"/>
        </w:rPr>
      </w:pPr>
    </w:p>
    <w:p w:rsidR="0080658C" w:rsidRPr="00151AC5" w:rsidRDefault="0080658C" w:rsidP="0080658C">
      <w:pPr>
        <w:ind w:right="49"/>
        <w:jc w:val="both"/>
        <w:rPr>
          <w:rStyle w:val="Textoennegrita"/>
          <w:rFonts w:ascii="Arial" w:hAnsi="Arial" w:cs="Arial"/>
          <w:b w:val="0"/>
          <w:u w:val="single"/>
        </w:rPr>
      </w:pPr>
      <w:r w:rsidRPr="00151AC5">
        <w:rPr>
          <w:rStyle w:val="Textoennegrita"/>
          <w:rFonts w:ascii="Arial" w:hAnsi="Arial" w:cs="Arial"/>
          <w:b w:val="0"/>
          <w:u w:val="single"/>
        </w:rPr>
        <w:t xml:space="preserve">Dado que el gerente requiere de una herramienta poderosa que le permita desplazarse y a su vez realizar diferentes actividades, decidimos elegir el portátil </w:t>
      </w:r>
      <w:proofErr w:type="spellStart"/>
      <w:r w:rsidRPr="00151AC5">
        <w:rPr>
          <w:rStyle w:val="Textoennegrita"/>
          <w:rFonts w:ascii="Arial" w:hAnsi="Arial" w:cs="Arial"/>
          <w:b w:val="0"/>
          <w:u w:val="single"/>
        </w:rPr>
        <w:t>Latitude</w:t>
      </w:r>
      <w:proofErr w:type="spellEnd"/>
      <w:r w:rsidRPr="00151AC5">
        <w:rPr>
          <w:rStyle w:val="Textoennegrita"/>
          <w:rFonts w:ascii="Arial" w:hAnsi="Arial" w:cs="Arial"/>
          <w:b w:val="0"/>
          <w:u w:val="single"/>
        </w:rPr>
        <w:t xml:space="preserve"> D530 ya que esta combina funciones de clase empresarial en una solución portátil asequible que satisface las necesidades de la mayoría de usuarios profesionales móviles. Es especial y adecuado para pequeñas y medianas empresas.</w:t>
      </w:r>
    </w:p>
    <w:p w:rsidR="0080658C" w:rsidRPr="00151AC5" w:rsidRDefault="0080658C" w:rsidP="0080658C">
      <w:pPr>
        <w:ind w:right="49"/>
        <w:jc w:val="both"/>
        <w:rPr>
          <w:rStyle w:val="Textoennegrita"/>
          <w:rFonts w:ascii="Arial" w:hAnsi="Arial" w:cs="Arial"/>
          <w:u w:val="single"/>
        </w:rPr>
      </w:pPr>
    </w:p>
    <w:p w:rsidR="0080658C" w:rsidRPr="00151AC5" w:rsidRDefault="0080658C" w:rsidP="0080658C">
      <w:pPr>
        <w:pStyle w:val="Ttulo3"/>
        <w:ind w:right="49"/>
        <w:jc w:val="both"/>
        <w:rPr>
          <w:rStyle w:val="Textoennegrita"/>
          <w:rFonts w:ascii="Arial" w:hAnsi="Arial" w:cs="Arial"/>
          <w:color w:val="auto"/>
          <w:u w:val="single"/>
        </w:rPr>
      </w:pPr>
      <w:r w:rsidRPr="00151AC5">
        <w:rPr>
          <w:rStyle w:val="Textoennegrita"/>
          <w:rFonts w:ascii="Arial" w:hAnsi="Arial" w:cs="Arial"/>
          <w:noProof/>
          <w:color w:val="auto"/>
          <w:u w:val="single"/>
          <w:lang w:val="es-ES"/>
        </w:rPr>
        <w:drawing>
          <wp:anchor distT="0" distB="0" distL="114300" distR="114300" simplePos="0" relativeHeight="251766784" behindDoc="0" locked="0" layoutInCell="1" allowOverlap="1">
            <wp:simplePos x="0" y="0"/>
            <wp:positionH relativeFrom="column">
              <wp:posOffset>0</wp:posOffset>
            </wp:positionH>
            <wp:positionV relativeFrom="paragraph">
              <wp:posOffset>613410</wp:posOffset>
            </wp:positionV>
            <wp:extent cx="1371600" cy="1228725"/>
            <wp:effectExtent l="0" t="0" r="0" b="0"/>
            <wp:wrapSquare wrapText="bothSides"/>
            <wp:docPr id="19" name="Imagen 19" descr="Dell Latitude Innovativ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l Latitude Innovative Design"/>
                    <pic:cNvPicPr>
                      <a:picLocks noChangeAspect="1" noChangeArrowheads="1"/>
                    </pic:cNvPicPr>
                  </pic:nvPicPr>
                  <pic:blipFill>
                    <a:blip r:embed="rId31" r:link="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228725"/>
                    </a:xfrm>
                    <a:prstGeom prst="rect">
                      <a:avLst/>
                    </a:prstGeom>
                    <a:noFill/>
                  </pic:spPr>
                </pic:pic>
              </a:graphicData>
            </a:graphic>
          </wp:anchor>
        </w:drawing>
      </w:r>
      <w:r w:rsidRPr="00151AC5">
        <w:rPr>
          <w:rStyle w:val="Textoennegrita"/>
          <w:rFonts w:ascii="Arial" w:hAnsi="Arial" w:cs="Arial"/>
          <w:color w:val="auto"/>
          <w:u w:val="single"/>
        </w:rPr>
        <w:t>Diseño innovador: Opciones avanzadas y nuevos niveles de personalización</w:t>
      </w:r>
    </w:p>
    <w:p w:rsidR="0080658C" w:rsidRPr="00151AC5" w:rsidRDefault="0080658C" w:rsidP="002234BA">
      <w:pPr>
        <w:numPr>
          <w:ilvl w:val="0"/>
          <w:numId w:val="13"/>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u w:val="single"/>
        </w:rPr>
        <w:t xml:space="preserve">Procesadores Intel®  de núcleo sencillo y doble </w:t>
      </w:r>
    </w:p>
    <w:p w:rsidR="0080658C" w:rsidRPr="00151AC5" w:rsidRDefault="0080658C" w:rsidP="002234BA">
      <w:pPr>
        <w:numPr>
          <w:ilvl w:val="0"/>
          <w:numId w:val="13"/>
        </w:numPr>
        <w:spacing w:before="100" w:beforeAutospacing="1" w:after="100" w:afterAutospacing="1"/>
        <w:ind w:left="0" w:right="49"/>
        <w:rPr>
          <w:rStyle w:val="Textoennegrita"/>
          <w:rFonts w:ascii="Arial" w:hAnsi="Arial" w:cs="Arial"/>
          <w:u w:val="single"/>
          <w:lang w:val="en-US"/>
        </w:rPr>
      </w:pPr>
      <w:r w:rsidRPr="00151AC5">
        <w:rPr>
          <w:rStyle w:val="Textoennegrita"/>
          <w:rFonts w:ascii="Arial" w:hAnsi="Arial" w:cs="Arial"/>
          <w:u w:val="single"/>
          <w:lang w:val="en-US"/>
        </w:rPr>
        <w:t xml:space="preserve">Windows SEVEN®  Business original o </w:t>
      </w:r>
      <w:r w:rsidRPr="00151AC5">
        <w:rPr>
          <w:rStyle w:val="Textoennegrita"/>
          <w:rFonts w:ascii="Arial" w:hAnsi="Arial" w:cs="Arial"/>
          <w:u w:val="single"/>
          <w:lang w:val="en-US"/>
        </w:rPr>
        <w:br/>
        <w:t>Windows®  XP-</w:t>
      </w:r>
      <w:proofErr w:type="spellStart"/>
      <w:r w:rsidRPr="00151AC5">
        <w:rPr>
          <w:rStyle w:val="Textoennegrita"/>
          <w:rFonts w:ascii="Arial" w:hAnsi="Arial" w:cs="Arial"/>
          <w:u w:val="single"/>
          <w:lang w:val="en-US"/>
        </w:rPr>
        <w:t>Sistemaoperativo</w:t>
      </w:r>
      <w:proofErr w:type="spellEnd"/>
      <w:r w:rsidRPr="00151AC5">
        <w:rPr>
          <w:rStyle w:val="Textoennegrita"/>
          <w:rFonts w:ascii="Arial" w:hAnsi="Arial" w:cs="Arial"/>
          <w:u w:val="single"/>
          <w:lang w:val="en-US"/>
        </w:rPr>
        <w:t xml:space="preserve"> original </w:t>
      </w:r>
    </w:p>
    <w:p w:rsidR="0080658C" w:rsidRPr="00151AC5" w:rsidRDefault="0080658C" w:rsidP="002234BA">
      <w:pPr>
        <w:numPr>
          <w:ilvl w:val="0"/>
          <w:numId w:val="13"/>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u w:val="single"/>
        </w:rPr>
        <w:t xml:space="preserve">Opciones de disco duro de alto rendimiento que incluyen unidades de disco duro híbridas, cifradas y </w:t>
      </w:r>
      <w:proofErr w:type="spellStart"/>
      <w:r w:rsidRPr="00151AC5">
        <w:rPr>
          <w:rStyle w:val="Textoennegrita"/>
          <w:rFonts w:ascii="Arial" w:hAnsi="Arial" w:cs="Arial"/>
          <w:u w:val="single"/>
        </w:rPr>
        <w:t>Solid</w:t>
      </w:r>
      <w:proofErr w:type="spellEnd"/>
      <w:r w:rsidRPr="00151AC5">
        <w:rPr>
          <w:rStyle w:val="Textoennegrita"/>
          <w:rFonts w:ascii="Arial" w:hAnsi="Arial" w:cs="Arial"/>
          <w:u w:val="single"/>
        </w:rPr>
        <w:t xml:space="preserve"> </w:t>
      </w:r>
      <w:proofErr w:type="spellStart"/>
      <w:r w:rsidRPr="00151AC5">
        <w:rPr>
          <w:rStyle w:val="Textoennegrita"/>
          <w:rFonts w:ascii="Arial" w:hAnsi="Arial" w:cs="Arial"/>
          <w:u w:val="single"/>
        </w:rPr>
        <w:t>State</w:t>
      </w:r>
      <w:proofErr w:type="spellEnd"/>
      <w:r w:rsidRPr="00151AC5">
        <w:rPr>
          <w:rStyle w:val="Textoennegrita"/>
          <w:rFonts w:ascii="Arial" w:hAnsi="Arial" w:cs="Arial"/>
          <w:u w:val="single"/>
        </w:rPr>
        <w:t xml:space="preserve">. </w:t>
      </w:r>
    </w:p>
    <w:p w:rsidR="0080658C" w:rsidRPr="00151AC5" w:rsidRDefault="0080658C" w:rsidP="002234BA">
      <w:pPr>
        <w:numPr>
          <w:ilvl w:val="0"/>
          <w:numId w:val="13"/>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u w:val="single"/>
        </w:rPr>
        <w:lastRenderedPageBreak/>
        <w:t xml:space="preserve">Pantallas LCD a elegir, incluidas pantallas estándar XGA o SXGA+ </w:t>
      </w:r>
    </w:p>
    <w:p w:rsidR="0080658C" w:rsidRPr="00151AC5" w:rsidRDefault="0080658C" w:rsidP="002234BA">
      <w:pPr>
        <w:numPr>
          <w:ilvl w:val="0"/>
          <w:numId w:val="13"/>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u w:val="single"/>
        </w:rPr>
        <w:t xml:space="preserve">Administración y personalización de imágenes mucho más sencilla gracias a las ofertas de Dell </w:t>
      </w:r>
      <w:proofErr w:type="spellStart"/>
      <w:r w:rsidRPr="00151AC5">
        <w:rPr>
          <w:rStyle w:val="Textoennegrita"/>
          <w:rFonts w:ascii="Arial" w:hAnsi="Arial" w:cs="Arial"/>
          <w:u w:val="single"/>
        </w:rPr>
        <w:t>DeploymentServices</w:t>
      </w:r>
      <w:proofErr w:type="spellEnd"/>
    </w:p>
    <w:p w:rsidR="0080658C" w:rsidRPr="00151AC5" w:rsidRDefault="0080658C" w:rsidP="0080658C">
      <w:pPr>
        <w:spacing w:before="100" w:beforeAutospacing="1" w:after="100" w:afterAutospacing="1"/>
        <w:ind w:right="49"/>
        <w:jc w:val="both"/>
        <w:rPr>
          <w:rStyle w:val="Textoennegrita"/>
          <w:rFonts w:ascii="Arial" w:hAnsi="Arial" w:cs="Arial"/>
          <w:u w:val="single"/>
        </w:rPr>
      </w:pPr>
    </w:p>
    <w:p w:rsidR="0080658C" w:rsidRPr="00151AC5" w:rsidRDefault="0080658C" w:rsidP="0080658C">
      <w:pPr>
        <w:pStyle w:val="Ttulo3"/>
        <w:ind w:right="49"/>
        <w:jc w:val="both"/>
        <w:rPr>
          <w:rStyle w:val="Textoennegrita"/>
          <w:rFonts w:ascii="Arial" w:hAnsi="Arial" w:cs="Arial"/>
          <w:color w:val="auto"/>
          <w:u w:val="single"/>
        </w:rPr>
      </w:pPr>
      <w:r w:rsidRPr="00151AC5">
        <w:rPr>
          <w:rStyle w:val="Textoennegrita"/>
          <w:rFonts w:ascii="Arial" w:hAnsi="Arial" w:cs="Arial"/>
          <w:noProof/>
          <w:color w:val="auto"/>
          <w:u w:val="single"/>
          <w:lang w:val="es-ES"/>
        </w:rPr>
        <w:drawing>
          <wp:anchor distT="0" distB="0" distL="114300" distR="114300" simplePos="0" relativeHeight="251767808" behindDoc="0" locked="0" layoutInCell="1" allowOverlap="1">
            <wp:simplePos x="0" y="0"/>
            <wp:positionH relativeFrom="column">
              <wp:posOffset>0</wp:posOffset>
            </wp:positionH>
            <wp:positionV relativeFrom="paragraph">
              <wp:posOffset>147320</wp:posOffset>
            </wp:positionV>
            <wp:extent cx="1485900" cy="1323975"/>
            <wp:effectExtent l="0" t="0" r="0" b="0"/>
            <wp:wrapSquare wrapText="bothSides"/>
            <wp:docPr id="16" name="Imagen 16" descr="Dell Latitude Road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ll Latitude Road Ready"/>
                    <pic:cNvPicPr>
                      <a:picLocks noChangeAspect="1" noChangeArrowheads="1"/>
                    </pic:cNvPicPr>
                  </pic:nvPicPr>
                  <pic:blipFill>
                    <a:blip r:embed="rId33" r:link="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1323975"/>
                    </a:xfrm>
                    <a:prstGeom prst="rect">
                      <a:avLst/>
                    </a:prstGeom>
                    <a:noFill/>
                  </pic:spPr>
                </pic:pic>
              </a:graphicData>
            </a:graphic>
          </wp:anchor>
        </w:drawing>
      </w:r>
      <w:proofErr w:type="spellStart"/>
      <w:r w:rsidRPr="00151AC5">
        <w:rPr>
          <w:rStyle w:val="Textoennegrita"/>
          <w:rFonts w:ascii="Arial" w:hAnsi="Arial" w:cs="Arial"/>
          <w:color w:val="auto"/>
          <w:u w:val="single"/>
        </w:rPr>
        <w:t>RoadReadyTM</w:t>
      </w:r>
      <w:proofErr w:type="spellEnd"/>
      <w:r w:rsidRPr="00151AC5">
        <w:rPr>
          <w:rStyle w:val="Textoennegrita"/>
          <w:rFonts w:ascii="Arial" w:hAnsi="Arial" w:cs="Arial"/>
          <w:color w:val="auto"/>
          <w:u w:val="single"/>
        </w:rPr>
        <w:t>: Diseñado y creado para soportar las situaciones más duras para un portátil</w:t>
      </w:r>
    </w:p>
    <w:p w:rsidR="0080658C" w:rsidRPr="00151AC5" w:rsidRDefault="0080658C" w:rsidP="002234BA">
      <w:pPr>
        <w:numPr>
          <w:ilvl w:val="0"/>
          <w:numId w:val="14"/>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u w:val="single"/>
        </w:rPr>
        <w:t xml:space="preserve">La unidad </w:t>
      </w:r>
      <w:proofErr w:type="spellStart"/>
      <w:r w:rsidRPr="00151AC5">
        <w:rPr>
          <w:rStyle w:val="Textoennegrita"/>
          <w:rFonts w:ascii="Arial" w:hAnsi="Arial" w:cs="Arial"/>
          <w:u w:val="single"/>
        </w:rPr>
        <w:t>Solid</w:t>
      </w:r>
      <w:proofErr w:type="spellEnd"/>
      <w:r w:rsidRPr="00151AC5">
        <w:rPr>
          <w:rStyle w:val="Textoennegrita"/>
          <w:rFonts w:ascii="Arial" w:hAnsi="Arial" w:cs="Arial"/>
          <w:u w:val="single"/>
        </w:rPr>
        <w:t xml:space="preserve"> </w:t>
      </w:r>
      <w:proofErr w:type="spellStart"/>
      <w:r w:rsidRPr="00151AC5">
        <w:rPr>
          <w:rStyle w:val="Textoennegrita"/>
          <w:rFonts w:ascii="Arial" w:hAnsi="Arial" w:cs="Arial"/>
          <w:u w:val="single"/>
        </w:rPr>
        <w:t>State</w:t>
      </w:r>
      <w:proofErr w:type="spellEnd"/>
      <w:r w:rsidRPr="00151AC5">
        <w:rPr>
          <w:rStyle w:val="Textoennegrita"/>
          <w:rFonts w:ascii="Arial" w:hAnsi="Arial" w:cs="Arial"/>
          <w:u w:val="single"/>
        </w:rPr>
        <w:t xml:space="preserve"> opcional ofrece una fiabilidad óptima </w:t>
      </w:r>
    </w:p>
    <w:p w:rsidR="0080658C" w:rsidRPr="00151AC5" w:rsidRDefault="0080658C" w:rsidP="002234BA">
      <w:pPr>
        <w:numPr>
          <w:ilvl w:val="0"/>
          <w:numId w:val="14"/>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u w:val="single"/>
        </w:rPr>
        <w:t xml:space="preserve">Protección Strike </w:t>
      </w:r>
      <w:proofErr w:type="spellStart"/>
      <w:r w:rsidRPr="00151AC5">
        <w:rPr>
          <w:rStyle w:val="Textoennegrita"/>
          <w:rFonts w:ascii="Arial" w:hAnsi="Arial" w:cs="Arial"/>
          <w:u w:val="single"/>
        </w:rPr>
        <w:t>ZoneTM</w:t>
      </w:r>
      <w:proofErr w:type="spellEnd"/>
      <w:r w:rsidRPr="00151AC5">
        <w:rPr>
          <w:rStyle w:val="Textoennegrita"/>
          <w:rFonts w:ascii="Arial" w:hAnsi="Arial" w:cs="Arial"/>
          <w:u w:val="single"/>
        </w:rPr>
        <w:t xml:space="preserve">  constante frente a golpes y magulladuras </w:t>
      </w:r>
    </w:p>
    <w:p w:rsidR="0080658C" w:rsidRPr="00151AC5" w:rsidRDefault="0080658C" w:rsidP="002234BA">
      <w:pPr>
        <w:numPr>
          <w:ilvl w:val="0"/>
          <w:numId w:val="14"/>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u w:val="single"/>
        </w:rPr>
        <w:t xml:space="preserve">Más de 13.000 horas de pruebas rigurosas para garantizar un rendimiento duradero </w:t>
      </w:r>
    </w:p>
    <w:p w:rsidR="0080658C" w:rsidRPr="00151AC5" w:rsidRDefault="0080658C" w:rsidP="0080658C">
      <w:pPr>
        <w:spacing w:before="100" w:beforeAutospacing="1" w:after="100" w:afterAutospacing="1"/>
        <w:ind w:right="49"/>
        <w:jc w:val="both"/>
        <w:rPr>
          <w:rStyle w:val="Textoennegrita"/>
          <w:rFonts w:ascii="Arial" w:hAnsi="Arial" w:cs="Arial"/>
          <w:u w:val="single"/>
        </w:rPr>
      </w:pPr>
    </w:p>
    <w:p w:rsidR="0080658C" w:rsidRPr="00151AC5" w:rsidRDefault="0080658C" w:rsidP="0080658C">
      <w:pPr>
        <w:pStyle w:val="Ttulo3"/>
        <w:ind w:right="49"/>
        <w:jc w:val="both"/>
        <w:rPr>
          <w:rStyle w:val="Textoennegrita"/>
          <w:rFonts w:ascii="Arial" w:hAnsi="Arial" w:cs="Arial"/>
          <w:color w:val="auto"/>
          <w:u w:val="single"/>
        </w:rPr>
      </w:pPr>
      <w:proofErr w:type="spellStart"/>
      <w:proofErr w:type="gramStart"/>
      <w:r w:rsidRPr="00151AC5">
        <w:rPr>
          <w:rStyle w:val="Textoennegrita"/>
          <w:rFonts w:ascii="Arial" w:hAnsi="Arial" w:cs="Arial"/>
          <w:color w:val="auto"/>
          <w:u w:val="single"/>
        </w:rPr>
        <w:t>HyperConnectTM</w:t>
      </w:r>
      <w:proofErr w:type="spellEnd"/>
      <w:r w:rsidRPr="00151AC5">
        <w:rPr>
          <w:rStyle w:val="Textoennegrita"/>
          <w:rFonts w:ascii="Arial" w:hAnsi="Arial" w:cs="Arial"/>
          <w:color w:val="auto"/>
          <w:u w:val="single"/>
        </w:rPr>
        <w:t> :</w:t>
      </w:r>
      <w:proofErr w:type="gramEnd"/>
      <w:r w:rsidRPr="00151AC5">
        <w:rPr>
          <w:rStyle w:val="Textoennegrita"/>
          <w:rFonts w:ascii="Arial" w:hAnsi="Arial" w:cs="Arial"/>
          <w:color w:val="auto"/>
          <w:u w:val="single"/>
        </w:rPr>
        <w:t xml:space="preserve"> Mantiene a los usuarios conectados en cualquier momento y prácticamente en cualquier parte.</w:t>
      </w:r>
    </w:p>
    <w:p w:rsidR="0080658C" w:rsidRPr="00151AC5" w:rsidRDefault="0080658C" w:rsidP="002234BA">
      <w:pPr>
        <w:numPr>
          <w:ilvl w:val="0"/>
          <w:numId w:val="15"/>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noProof/>
          <w:u w:val="single"/>
          <w:lang w:val="es-ES"/>
        </w:rPr>
        <w:drawing>
          <wp:anchor distT="0" distB="0" distL="114300" distR="114300" simplePos="0" relativeHeight="251768832" behindDoc="0" locked="0" layoutInCell="1" allowOverlap="1">
            <wp:simplePos x="0" y="0"/>
            <wp:positionH relativeFrom="column">
              <wp:posOffset>0</wp:posOffset>
            </wp:positionH>
            <wp:positionV relativeFrom="paragraph">
              <wp:posOffset>22860</wp:posOffset>
            </wp:positionV>
            <wp:extent cx="1371600" cy="1228725"/>
            <wp:effectExtent l="0" t="0" r="0" b="0"/>
            <wp:wrapSquare wrapText="bothSides"/>
            <wp:docPr id="13" name="Imagen 13" descr="Dell Latitude Hyper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ll Latitude Hyperconnect"/>
                    <pic:cNvPicPr>
                      <a:picLocks noChangeAspect="1" noChangeArrowheads="1"/>
                    </pic:cNvPicPr>
                  </pic:nvPicPr>
                  <pic:blipFill>
                    <a:blip r:embed="rId35" r:link="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228725"/>
                    </a:xfrm>
                    <a:prstGeom prst="rect">
                      <a:avLst/>
                    </a:prstGeom>
                    <a:noFill/>
                    <a:ln>
                      <a:noFill/>
                    </a:ln>
                  </pic:spPr>
                </pic:pic>
              </a:graphicData>
            </a:graphic>
          </wp:anchor>
        </w:drawing>
      </w:r>
      <w:r w:rsidRPr="00151AC5">
        <w:rPr>
          <w:rStyle w:val="Textoennegrita"/>
          <w:rFonts w:ascii="Arial" w:hAnsi="Arial" w:cs="Arial"/>
          <w:u w:val="single"/>
        </w:rPr>
        <w:t xml:space="preserve">Compatible con </w:t>
      </w:r>
      <w:proofErr w:type="spellStart"/>
      <w:r w:rsidRPr="00151AC5">
        <w:rPr>
          <w:rStyle w:val="Textoennegrita"/>
          <w:rFonts w:ascii="Arial" w:hAnsi="Arial" w:cs="Arial"/>
          <w:u w:val="single"/>
        </w:rPr>
        <w:t>Wi</w:t>
      </w:r>
      <w:proofErr w:type="spellEnd"/>
      <w:r w:rsidRPr="00151AC5">
        <w:rPr>
          <w:rStyle w:val="Textoennegrita"/>
          <w:rFonts w:ascii="Arial" w:hAnsi="Arial" w:cs="Arial"/>
          <w:u w:val="single"/>
        </w:rPr>
        <w:t xml:space="preserve">-Fi®  802.11 </w:t>
      </w:r>
      <w:proofErr w:type="spellStart"/>
      <w:r w:rsidRPr="00151AC5">
        <w:rPr>
          <w:rStyle w:val="Textoennegrita"/>
          <w:rFonts w:ascii="Arial" w:hAnsi="Arial" w:cs="Arial"/>
          <w:u w:val="single"/>
        </w:rPr>
        <w:t>Draft</w:t>
      </w:r>
      <w:proofErr w:type="spellEnd"/>
      <w:r w:rsidRPr="00151AC5">
        <w:rPr>
          <w:rStyle w:val="Textoennegrita"/>
          <w:rFonts w:ascii="Arial" w:hAnsi="Arial" w:cs="Arial"/>
          <w:u w:val="single"/>
        </w:rPr>
        <w:t xml:space="preserve">-n de nueva generación; proporciona un rendimiento 5 veces superior al del 802.11g si se utiliza con un </w:t>
      </w:r>
      <w:proofErr w:type="spellStart"/>
      <w:r w:rsidRPr="00151AC5">
        <w:rPr>
          <w:rStyle w:val="Textoennegrita"/>
          <w:rFonts w:ascii="Arial" w:hAnsi="Arial" w:cs="Arial"/>
          <w:u w:val="single"/>
        </w:rPr>
        <w:t>router</w:t>
      </w:r>
      <w:proofErr w:type="spellEnd"/>
      <w:r w:rsidRPr="00151AC5">
        <w:rPr>
          <w:rStyle w:val="Textoennegrita"/>
          <w:rFonts w:ascii="Arial" w:hAnsi="Arial" w:cs="Arial"/>
          <w:u w:val="single"/>
        </w:rPr>
        <w:t xml:space="preserve"> Wireless-N</w:t>
      </w:r>
      <w:hyperlink r:id="rId37" w:history="1">
        <w:r w:rsidRPr="00151AC5">
          <w:rPr>
            <w:rStyle w:val="Textoennegrita"/>
            <w:rFonts w:ascii="Arial" w:hAnsi="Arial" w:cs="Arial"/>
            <w:u w:val="single"/>
          </w:rPr>
          <w:t>2</w:t>
        </w:r>
      </w:hyperlink>
    </w:p>
    <w:p w:rsidR="0080658C" w:rsidRPr="00151AC5" w:rsidRDefault="0080658C" w:rsidP="002234BA">
      <w:pPr>
        <w:numPr>
          <w:ilvl w:val="0"/>
          <w:numId w:val="16"/>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u w:val="single"/>
        </w:rPr>
        <w:t xml:space="preserve">Bluetooth 2.0 integrado con </w:t>
      </w:r>
      <w:proofErr w:type="spellStart"/>
      <w:r w:rsidRPr="00151AC5">
        <w:rPr>
          <w:rStyle w:val="Textoennegrita"/>
          <w:rFonts w:ascii="Arial" w:hAnsi="Arial" w:cs="Arial"/>
          <w:u w:val="single"/>
        </w:rPr>
        <w:t>Enhanced</w:t>
      </w:r>
      <w:proofErr w:type="spellEnd"/>
      <w:r w:rsidRPr="00151AC5">
        <w:rPr>
          <w:rStyle w:val="Textoennegrita"/>
          <w:rFonts w:ascii="Arial" w:hAnsi="Arial" w:cs="Arial"/>
          <w:u w:val="single"/>
        </w:rPr>
        <w:t xml:space="preserve"> Data </w:t>
      </w:r>
      <w:proofErr w:type="spellStart"/>
      <w:r w:rsidRPr="00151AC5">
        <w:rPr>
          <w:rStyle w:val="Textoennegrita"/>
          <w:rFonts w:ascii="Arial" w:hAnsi="Arial" w:cs="Arial"/>
          <w:u w:val="single"/>
        </w:rPr>
        <w:t>Rate</w:t>
      </w:r>
      <w:proofErr w:type="spellEnd"/>
      <w:r w:rsidRPr="00151AC5">
        <w:rPr>
          <w:rStyle w:val="Textoennegrita"/>
          <w:rFonts w:ascii="Arial" w:hAnsi="Arial" w:cs="Arial"/>
          <w:u w:val="single"/>
        </w:rPr>
        <w:t xml:space="preserve"> para facilitar las conexiones a dispositivos personales</w:t>
      </w:r>
    </w:p>
    <w:p w:rsidR="0080658C" w:rsidRPr="00151AC5" w:rsidRDefault="0080658C" w:rsidP="0080658C">
      <w:pPr>
        <w:spacing w:before="100" w:beforeAutospacing="1" w:after="100" w:afterAutospacing="1"/>
        <w:ind w:right="49"/>
        <w:jc w:val="both"/>
        <w:rPr>
          <w:rStyle w:val="Textoennegrita"/>
          <w:rFonts w:ascii="Arial" w:hAnsi="Arial" w:cs="Arial"/>
          <w:u w:val="single"/>
        </w:rPr>
      </w:pPr>
    </w:p>
    <w:p w:rsidR="0080658C" w:rsidRPr="00151AC5" w:rsidRDefault="0080658C" w:rsidP="0080658C">
      <w:pPr>
        <w:spacing w:before="100" w:beforeAutospacing="1" w:after="100" w:afterAutospacing="1"/>
        <w:ind w:right="49"/>
        <w:jc w:val="both"/>
        <w:outlineLvl w:val="2"/>
        <w:rPr>
          <w:rStyle w:val="Textoennegrita"/>
          <w:rFonts w:ascii="Arial" w:hAnsi="Arial" w:cs="Arial"/>
          <w:u w:val="single"/>
        </w:rPr>
      </w:pPr>
      <w:r w:rsidRPr="00151AC5">
        <w:rPr>
          <w:rStyle w:val="Textoennegrita"/>
          <w:rFonts w:ascii="Arial" w:hAnsi="Arial" w:cs="Arial"/>
          <w:noProof/>
          <w:u w:val="single"/>
          <w:lang w:val="es-ES"/>
        </w:rPr>
        <w:drawing>
          <wp:anchor distT="0" distB="0" distL="114300" distR="114300" simplePos="0" relativeHeight="251769856" behindDoc="0" locked="0" layoutInCell="1" allowOverlap="1">
            <wp:simplePos x="0" y="0"/>
            <wp:positionH relativeFrom="column">
              <wp:posOffset>-3810</wp:posOffset>
            </wp:positionH>
            <wp:positionV relativeFrom="paragraph">
              <wp:posOffset>-3810</wp:posOffset>
            </wp:positionV>
            <wp:extent cx="1257300" cy="1133475"/>
            <wp:effectExtent l="0" t="0" r="0" b="0"/>
            <wp:wrapSquare wrapText="bothSides"/>
            <wp:docPr id="11" name="Imagen 11" descr="Dell Latitude Smart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l Latitude Smart Security"/>
                    <pic:cNvPicPr>
                      <a:picLocks noChangeAspect="1" noChangeArrowheads="1"/>
                    </pic:cNvPicPr>
                  </pic:nvPicPr>
                  <pic:blipFill>
                    <a:blip r:embed="rId38" r:link="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1133475"/>
                    </a:xfrm>
                    <a:prstGeom prst="rect">
                      <a:avLst/>
                    </a:prstGeom>
                    <a:noFill/>
                    <a:ln>
                      <a:noFill/>
                    </a:ln>
                  </pic:spPr>
                </pic:pic>
              </a:graphicData>
            </a:graphic>
          </wp:anchor>
        </w:drawing>
      </w:r>
      <w:r w:rsidRPr="00151AC5">
        <w:rPr>
          <w:rStyle w:val="Textoennegrita"/>
          <w:rFonts w:ascii="Arial" w:hAnsi="Arial" w:cs="Arial"/>
          <w:u w:val="single"/>
        </w:rPr>
        <w:t xml:space="preserve"> Smart Security: Conjunto de seguridad completo y flexible</w:t>
      </w:r>
    </w:p>
    <w:p w:rsidR="0080658C" w:rsidRPr="00151AC5" w:rsidRDefault="0080658C" w:rsidP="002234BA">
      <w:pPr>
        <w:numPr>
          <w:ilvl w:val="0"/>
          <w:numId w:val="17"/>
        </w:numPr>
        <w:spacing w:before="100" w:beforeAutospacing="1" w:after="100" w:afterAutospacing="1"/>
        <w:ind w:left="0" w:right="49"/>
        <w:rPr>
          <w:rStyle w:val="Textoennegrita"/>
          <w:rFonts w:ascii="Arial" w:hAnsi="Arial" w:cs="Arial"/>
          <w:u w:val="single"/>
        </w:rPr>
      </w:pPr>
      <w:r w:rsidRPr="00151AC5">
        <w:rPr>
          <w:rStyle w:val="Textoennegrita"/>
          <w:rFonts w:ascii="Arial" w:hAnsi="Arial" w:cs="Arial"/>
          <w:u w:val="single"/>
        </w:rPr>
        <w:t xml:space="preserve">El chip de seguridad TPM habilita una unidad virtual personal para todos sus archivos cifrados </w:t>
      </w:r>
    </w:p>
    <w:p w:rsidR="0080658C" w:rsidRPr="0015600C" w:rsidRDefault="0080658C" w:rsidP="0080658C">
      <w:pPr>
        <w:ind w:right="49"/>
        <w:jc w:val="both"/>
        <w:rPr>
          <w:rStyle w:val="Textoennegrita"/>
          <w:rFonts w:ascii="Arial" w:hAnsi="Arial" w:cs="Arial"/>
        </w:rPr>
      </w:pPr>
    </w:p>
    <w:p w:rsidR="0080658C" w:rsidRPr="0015600C" w:rsidRDefault="0080658C" w:rsidP="0080658C">
      <w:pPr>
        <w:ind w:right="49"/>
        <w:jc w:val="both"/>
        <w:rPr>
          <w:rStyle w:val="Textoennegrita"/>
          <w:rFonts w:ascii="Arial" w:hAnsi="Arial" w:cs="Arial"/>
        </w:rPr>
      </w:pPr>
    </w:p>
    <w:p w:rsidR="0080658C" w:rsidRPr="0015600C" w:rsidRDefault="0080658C" w:rsidP="0080658C">
      <w:pPr>
        <w:ind w:right="49"/>
        <w:rPr>
          <w:rStyle w:val="Textoennegrita"/>
          <w:rFonts w:ascii="Arial" w:hAnsi="Arial" w:cs="Arial"/>
        </w:rPr>
      </w:pPr>
    </w:p>
    <w:p w:rsidR="006C5B45" w:rsidRPr="00151AC5" w:rsidRDefault="006C5B45" w:rsidP="0080658C">
      <w:pPr>
        <w:pStyle w:val="Prrafodelista"/>
        <w:ind w:left="0" w:right="49"/>
        <w:rPr>
          <w:rStyle w:val="Textoennegrita"/>
          <w:rFonts w:ascii="Arial" w:hAnsi="Arial" w:cs="Arial"/>
          <w:u w:val="single"/>
        </w:rPr>
      </w:pPr>
    </w:p>
    <w:p w:rsidR="0080658C" w:rsidRPr="00151AC5" w:rsidRDefault="0080658C" w:rsidP="0080658C">
      <w:pPr>
        <w:pStyle w:val="Prrafodelista"/>
        <w:ind w:left="0" w:right="49"/>
        <w:rPr>
          <w:rStyle w:val="Textoennegrita"/>
          <w:rFonts w:ascii="Arial" w:hAnsi="Arial" w:cs="Arial"/>
          <w:u w:val="single"/>
        </w:rPr>
      </w:pPr>
      <w:r w:rsidRPr="00151AC5">
        <w:rPr>
          <w:rStyle w:val="Textoennegrita"/>
          <w:rFonts w:ascii="Arial" w:hAnsi="Arial" w:cs="Arial"/>
          <w:u w:val="single"/>
        </w:rPr>
        <w:lastRenderedPageBreak/>
        <w:t>FICHA TÉCNICA:</w:t>
      </w:r>
    </w:p>
    <w:p w:rsidR="0080658C" w:rsidRPr="00151AC5" w:rsidRDefault="0080658C" w:rsidP="0080658C">
      <w:pPr>
        <w:ind w:right="49"/>
        <w:jc w:val="center"/>
        <w:rPr>
          <w:rStyle w:val="Textoennegrita"/>
          <w:rFonts w:ascii="Arial" w:hAnsi="Arial" w:cs="Arial"/>
          <w:u w:val="single"/>
        </w:rPr>
      </w:pPr>
    </w:p>
    <w:tbl>
      <w:tblPr>
        <w:tblStyle w:val="Cuadrculaclara-nfasis1"/>
        <w:tblW w:w="0" w:type="auto"/>
        <w:tblLook w:val="01E0"/>
      </w:tblPr>
      <w:tblGrid>
        <w:gridCol w:w="3085"/>
        <w:gridCol w:w="5387"/>
      </w:tblGrid>
      <w:tr w:rsidR="0080658C" w:rsidRPr="00151AC5" w:rsidTr="00594AFF">
        <w:trPr>
          <w:cnfStyle w:val="10000000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Precisión M2300:</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rPr>
            </w:pPr>
            <w:r w:rsidRPr="00151AC5">
              <w:rPr>
                <w:rStyle w:val="Textoennegrita"/>
                <w:rFonts w:ascii="Arial" w:hAnsi="Arial" w:cs="Arial"/>
                <w:u w:val="single"/>
              </w:rPr>
              <w:t xml:space="preserve">Intel® </w:t>
            </w:r>
            <w:proofErr w:type="spellStart"/>
            <w:r w:rsidRPr="00151AC5">
              <w:rPr>
                <w:rStyle w:val="Textoennegrita"/>
                <w:rFonts w:ascii="Arial" w:hAnsi="Arial" w:cs="Arial"/>
                <w:u w:val="single"/>
              </w:rPr>
              <w:t>Core</w:t>
            </w:r>
            <w:proofErr w:type="spellEnd"/>
            <w:r w:rsidRPr="00151AC5">
              <w:rPr>
                <w:rStyle w:val="Textoennegrita"/>
                <w:rFonts w:ascii="Arial" w:hAnsi="Arial" w:cs="Arial"/>
                <w:u w:val="single"/>
              </w:rPr>
              <w:t xml:space="preserve">™ 2 Dúo T7500 (2.20GHz) 4M L2 Cache, 800Mhz Dual </w:t>
            </w:r>
            <w:proofErr w:type="spellStart"/>
            <w:r w:rsidRPr="00151AC5">
              <w:rPr>
                <w:rStyle w:val="Textoennegrita"/>
                <w:rFonts w:ascii="Arial" w:hAnsi="Arial" w:cs="Arial"/>
                <w:u w:val="single"/>
              </w:rPr>
              <w:t>Core</w:t>
            </w:r>
            <w:proofErr w:type="spellEnd"/>
          </w:p>
        </w:tc>
      </w:tr>
      <w:tr w:rsidR="0080658C" w:rsidRPr="00151AC5" w:rsidTr="00594AFF">
        <w:trPr>
          <w:cnfStyle w:val="00000010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Sistema Operativo:</w:t>
            </w:r>
            <w:r w:rsidRPr="00151AC5">
              <w:rPr>
                <w:rStyle w:val="Textoennegrita"/>
                <w:rFonts w:ascii="Arial" w:hAnsi="Arial" w:cs="Arial"/>
                <w:u w:val="single"/>
              </w:rPr>
              <w:br/>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lang w:val="en-US"/>
              </w:rPr>
            </w:pPr>
            <w:r w:rsidRPr="00151AC5">
              <w:rPr>
                <w:rStyle w:val="Textoennegrita"/>
                <w:rFonts w:ascii="Arial" w:hAnsi="Arial" w:cs="Arial"/>
                <w:u w:val="single"/>
                <w:lang w:val="en-US"/>
              </w:rPr>
              <w:t>Genuine Windows SEVEN® Business Service Pack 1, With media, SPN</w:t>
            </w:r>
          </w:p>
        </w:tc>
      </w:tr>
      <w:tr w:rsidR="0080658C" w:rsidRPr="00151AC5" w:rsidTr="00594AFF">
        <w:trPr>
          <w:cnfStyle w:val="00000001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Pantalla LCD:</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rPr>
            </w:pPr>
            <w:r w:rsidRPr="00151AC5">
              <w:rPr>
                <w:rStyle w:val="Textoennegrita"/>
                <w:rFonts w:ascii="Arial" w:hAnsi="Arial" w:cs="Arial"/>
                <w:u w:val="single"/>
              </w:rPr>
              <w:t xml:space="preserve">Pantalla XGA </w:t>
            </w:r>
            <w:smartTag w:uri="urn:schemas-microsoft-com:office:smarttags" w:element="metricconverter">
              <w:smartTagPr>
                <w:attr w:name="ProductID" w:val="15 pulgadas"/>
              </w:smartTagPr>
              <w:r w:rsidRPr="00151AC5">
                <w:rPr>
                  <w:rStyle w:val="Textoennegrita"/>
                  <w:rFonts w:ascii="Arial" w:hAnsi="Arial" w:cs="Arial"/>
                  <w:u w:val="single"/>
                </w:rPr>
                <w:t>15 pulgadas</w:t>
              </w:r>
            </w:smartTag>
            <w:r w:rsidRPr="00151AC5">
              <w:rPr>
                <w:rStyle w:val="Textoennegrita"/>
                <w:rFonts w:ascii="Arial" w:hAnsi="Arial" w:cs="Arial"/>
                <w:u w:val="single"/>
              </w:rPr>
              <w:t xml:space="preserve"> LCD</w:t>
            </w:r>
          </w:p>
        </w:tc>
      </w:tr>
      <w:tr w:rsidR="0080658C" w:rsidRPr="00151AC5" w:rsidTr="00594AFF">
        <w:trPr>
          <w:cnfStyle w:val="00000010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Memoria:</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rPr>
            </w:pPr>
            <w:r w:rsidRPr="00151AC5">
              <w:rPr>
                <w:rStyle w:val="Textoennegrita"/>
                <w:rFonts w:ascii="Arial" w:hAnsi="Arial" w:cs="Arial"/>
                <w:u w:val="single"/>
              </w:rPr>
              <w:t>2.0GB, DDR2-667 SDRAM, 2 DIMMS</w:t>
            </w:r>
          </w:p>
        </w:tc>
      </w:tr>
      <w:tr w:rsidR="0080658C" w:rsidRPr="00151AC5" w:rsidTr="00594AFF">
        <w:trPr>
          <w:cnfStyle w:val="00000001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Disco Duro:</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rPr>
            </w:pPr>
            <w:r w:rsidRPr="00151AC5">
              <w:rPr>
                <w:rStyle w:val="Textoennegrita"/>
                <w:rFonts w:ascii="Arial" w:hAnsi="Arial" w:cs="Arial"/>
                <w:u w:val="single"/>
              </w:rPr>
              <w:t>Disco Duro de 120GB , 9.5MM, 7200RPM (Sensor de Caída Libre)</w:t>
            </w:r>
          </w:p>
        </w:tc>
      </w:tr>
      <w:tr w:rsidR="0080658C" w:rsidRPr="00151AC5" w:rsidTr="00594AFF">
        <w:trPr>
          <w:cnfStyle w:val="00000010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Dispositivos óptico:</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lang w:val="en-US"/>
              </w:rPr>
            </w:pPr>
            <w:r w:rsidRPr="00151AC5">
              <w:rPr>
                <w:rStyle w:val="Textoennegrita"/>
                <w:rFonts w:ascii="Arial" w:hAnsi="Arial" w:cs="Arial"/>
                <w:u w:val="single"/>
                <w:lang w:val="en-US"/>
              </w:rPr>
              <w:t xml:space="preserve">24X CD-RW/DVD w/ </w:t>
            </w:r>
            <w:proofErr w:type="spellStart"/>
            <w:r w:rsidRPr="00151AC5">
              <w:rPr>
                <w:rStyle w:val="Textoennegrita"/>
                <w:rFonts w:ascii="Arial" w:hAnsi="Arial" w:cs="Arial"/>
                <w:u w:val="single"/>
                <w:lang w:val="en-US"/>
              </w:rPr>
              <w:t>CyberlinkPowerDVD</w:t>
            </w:r>
            <w:proofErr w:type="spellEnd"/>
            <w:r w:rsidRPr="00151AC5">
              <w:rPr>
                <w:rStyle w:val="Textoennegrita"/>
                <w:rFonts w:ascii="Arial" w:hAnsi="Arial" w:cs="Arial"/>
                <w:u w:val="single"/>
                <w:lang w:val="en-US"/>
              </w:rPr>
              <w:t>™</w:t>
            </w:r>
          </w:p>
        </w:tc>
      </w:tr>
      <w:tr w:rsidR="0080658C" w:rsidRPr="00151AC5" w:rsidTr="00594AFF">
        <w:trPr>
          <w:cnfStyle w:val="00000001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Tarjeta Inalámbrica:</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rPr>
            </w:pPr>
            <w:r w:rsidRPr="00151AC5">
              <w:rPr>
                <w:rStyle w:val="Textoennegrita"/>
                <w:rFonts w:ascii="Arial" w:hAnsi="Arial" w:cs="Arial"/>
                <w:u w:val="single"/>
              </w:rPr>
              <w:t xml:space="preserve">Tarjeta inalámbrica </w:t>
            </w:r>
            <w:proofErr w:type="spellStart"/>
            <w:r w:rsidRPr="00151AC5">
              <w:rPr>
                <w:rStyle w:val="Textoennegrita"/>
                <w:rFonts w:ascii="Arial" w:hAnsi="Arial" w:cs="Arial"/>
                <w:u w:val="single"/>
              </w:rPr>
              <w:t>Wi</w:t>
            </w:r>
            <w:proofErr w:type="spellEnd"/>
            <w:r w:rsidRPr="00151AC5">
              <w:rPr>
                <w:rStyle w:val="Textoennegrita"/>
                <w:rFonts w:ascii="Arial" w:hAnsi="Arial" w:cs="Arial"/>
                <w:u w:val="single"/>
              </w:rPr>
              <w:t>-Fi 1490 802.11a/g DELL</w:t>
            </w:r>
          </w:p>
        </w:tc>
      </w:tr>
      <w:tr w:rsidR="0080658C" w:rsidRPr="00151AC5" w:rsidTr="00594AFF">
        <w:trPr>
          <w:cnfStyle w:val="00000010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Lector Biométrico:</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rPr>
            </w:pPr>
            <w:r w:rsidRPr="00151AC5">
              <w:rPr>
                <w:rStyle w:val="Textoennegrita"/>
                <w:rFonts w:ascii="Arial" w:hAnsi="Arial" w:cs="Arial"/>
                <w:u w:val="single"/>
              </w:rPr>
              <w:t>Almohadilla táctil estándar</w:t>
            </w:r>
          </w:p>
        </w:tc>
      </w:tr>
      <w:tr w:rsidR="0080658C" w:rsidRPr="00151AC5" w:rsidTr="00594AFF">
        <w:trPr>
          <w:cnfStyle w:val="00000001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Productividad:</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lang w:val="en-US"/>
              </w:rPr>
            </w:pPr>
            <w:r w:rsidRPr="00151AC5">
              <w:rPr>
                <w:rStyle w:val="Textoennegrita"/>
                <w:rFonts w:ascii="Arial" w:hAnsi="Arial" w:cs="Arial"/>
                <w:u w:val="single"/>
                <w:lang w:val="en-US"/>
              </w:rPr>
              <w:t>MS OFFICE 2007 BASIC, PDF 4, ENG</w:t>
            </w:r>
          </w:p>
        </w:tc>
      </w:tr>
      <w:tr w:rsidR="0080658C" w:rsidRPr="00151AC5" w:rsidTr="00594AFF">
        <w:trPr>
          <w:cnfStyle w:val="00000010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Anti-Virus y Seguridad:</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rPr>
            </w:pPr>
            <w:proofErr w:type="spellStart"/>
            <w:r w:rsidRPr="00151AC5">
              <w:rPr>
                <w:rStyle w:val="Textoennegrita"/>
                <w:rFonts w:ascii="Arial" w:hAnsi="Arial" w:cs="Arial"/>
                <w:u w:val="single"/>
              </w:rPr>
              <w:t>Karspersky</w:t>
            </w:r>
            <w:proofErr w:type="spellEnd"/>
            <w:r w:rsidRPr="00151AC5">
              <w:rPr>
                <w:rStyle w:val="Textoennegrita"/>
                <w:rFonts w:ascii="Arial" w:hAnsi="Arial" w:cs="Arial"/>
                <w:u w:val="single"/>
              </w:rPr>
              <w:t xml:space="preserve"> Antivirus 9.0</w:t>
            </w:r>
          </w:p>
        </w:tc>
      </w:tr>
      <w:tr w:rsidR="0080658C" w:rsidRPr="00151AC5" w:rsidTr="00594AFF">
        <w:trPr>
          <w:cnfStyle w:val="00000001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CD/DVD de Recursos:</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rPr>
            </w:pPr>
            <w:r w:rsidRPr="00151AC5">
              <w:rPr>
                <w:rStyle w:val="Textoennegrita"/>
                <w:rFonts w:ascii="Arial" w:hAnsi="Arial" w:cs="Arial"/>
                <w:u w:val="single"/>
              </w:rPr>
              <w:t>DVD de Recursos- Contiene Diagnósticos y Drivers para Windows SEVEN</w:t>
            </w:r>
          </w:p>
        </w:tc>
      </w:tr>
      <w:tr w:rsidR="0080658C" w:rsidRPr="00151AC5" w:rsidTr="00594AFF">
        <w:trPr>
          <w:cnfStyle w:val="010000000000"/>
        </w:trPr>
        <w:tc>
          <w:tcPr>
            <w:cnfStyle w:val="001000000000"/>
            <w:tcW w:w="3085" w:type="dxa"/>
          </w:tcPr>
          <w:p w:rsidR="0080658C" w:rsidRPr="00151AC5" w:rsidRDefault="0080658C" w:rsidP="00594AFF">
            <w:pPr>
              <w:spacing w:before="100" w:beforeAutospacing="1" w:after="100" w:afterAutospacing="1"/>
              <w:ind w:right="49"/>
              <w:outlineLvl w:val="2"/>
              <w:rPr>
                <w:rStyle w:val="Textoennegrita"/>
                <w:rFonts w:ascii="Arial" w:hAnsi="Arial" w:cs="Arial"/>
                <w:u w:val="single"/>
              </w:rPr>
            </w:pPr>
            <w:r w:rsidRPr="00151AC5">
              <w:rPr>
                <w:rStyle w:val="Textoennegrita"/>
                <w:rFonts w:ascii="Arial" w:hAnsi="Arial" w:cs="Arial"/>
                <w:u w:val="single"/>
              </w:rPr>
              <w:t>Adaptador de Corriente:</w:t>
            </w:r>
          </w:p>
        </w:tc>
        <w:tc>
          <w:tcPr>
            <w:cnfStyle w:val="000100000000"/>
            <w:tcW w:w="5387" w:type="dxa"/>
          </w:tcPr>
          <w:p w:rsidR="0080658C" w:rsidRPr="00151AC5" w:rsidRDefault="0080658C" w:rsidP="00594AFF">
            <w:pPr>
              <w:spacing w:before="100" w:beforeAutospacing="1" w:after="100" w:afterAutospacing="1"/>
              <w:ind w:right="49"/>
              <w:jc w:val="both"/>
              <w:outlineLvl w:val="2"/>
              <w:rPr>
                <w:rStyle w:val="Textoennegrita"/>
                <w:rFonts w:ascii="Arial" w:hAnsi="Arial" w:cs="Arial"/>
                <w:u w:val="single"/>
              </w:rPr>
            </w:pPr>
            <w:r w:rsidRPr="00151AC5">
              <w:rPr>
                <w:rStyle w:val="Textoennegrita"/>
                <w:rFonts w:ascii="Arial" w:hAnsi="Arial" w:cs="Arial"/>
                <w:u w:val="single"/>
              </w:rPr>
              <w:t>Adaptador 90V CA sin cable de alimentación</w:t>
            </w:r>
          </w:p>
        </w:tc>
      </w:tr>
    </w:tbl>
    <w:p w:rsidR="0080658C" w:rsidRPr="00151AC5" w:rsidRDefault="0080658C" w:rsidP="0080658C">
      <w:pPr>
        <w:ind w:right="49"/>
        <w:jc w:val="center"/>
        <w:rPr>
          <w:rStyle w:val="Textoennegrita"/>
          <w:rFonts w:ascii="Arial" w:hAnsi="Arial" w:cs="Arial"/>
          <w:u w:val="single"/>
        </w:rPr>
      </w:pPr>
    </w:p>
    <w:p w:rsidR="0080658C" w:rsidRPr="00151AC5" w:rsidRDefault="0080658C" w:rsidP="0080658C">
      <w:pPr>
        <w:ind w:right="49"/>
        <w:jc w:val="both"/>
        <w:rPr>
          <w:rStyle w:val="Textoennegrita"/>
          <w:rFonts w:ascii="Arial" w:hAnsi="Arial" w:cs="Arial"/>
          <w:u w:val="single"/>
        </w:rPr>
      </w:pPr>
    </w:p>
    <w:p w:rsidR="0080658C" w:rsidRPr="00151AC5" w:rsidRDefault="0080658C" w:rsidP="0080658C">
      <w:pPr>
        <w:ind w:right="49"/>
        <w:jc w:val="both"/>
        <w:rPr>
          <w:rStyle w:val="Textoennegrita"/>
          <w:rFonts w:ascii="Arial" w:hAnsi="Arial" w:cs="Arial"/>
          <w:b w:val="0"/>
          <w:u w:val="single"/>
        </w:rPr>
      </w:pPr>
      <w:r w:rsidRPr="00151AC5">
        <w:rPr>
          <w:rStyle w:val="Textoennegrita"/>
          <w:rFonts w:ascii="Arial" w:hAnsi="Arial" w:cs="Arial"/>
          <w:b w:val="0"/>
          <w:u w:val="single"/>
        </w:rPr>
        <w:t>También debe tener en cuenta que su conexión posea una velocidad entre 700 kbps y 800 kbps, esto para que en el momento de descargar el software adquirido, sea transferido más rápidamente al computador por su comodidad.</w:t>
      </w:r>
    </w:p>
    <w:p w:rsidR="0080658C" w:rsidRPr="00151AC5" w:rsidRDefault="0080658C" w:rsidP="0080658C">
      <w:pPr>
        <w:ind w:right="49"/>
        <w:jc w:val="both"/>
        <w:rPr>
          <w:rStyle w:val="Textoennegrita"/>
          <w:rFonts w:ascii="Arial" w:hAnsi="Arial" w:cs="Arial"/>
          <w:b w:val="0"/>
          <w:u w:val="single"/>
        </w:rPr>
      </w:pPr>
    </w:p>
    <w:p w:rsidR="0080658C" w:rsidRPr="00151AC5" w:rsidRDefault="0080658C" w:rsidP="0080658C">
      <w:pPr>
        <w:ind w:right="49"/>
        <w:jc w:val="both"/>
        <w:rPr>
          <w:rStyle w:val="Textoennegrita"/>
          <w:rFonts w:ascii="Arial" w:hAnsi="Arial" w:cs="Arial"/>
          <w:b w:val="0"/>
          <w:u w:val="single"/>
        </w:rPr>
      </w:pPr>
      <w:r w:rsidRPr="00151AC5">
        <w:rPr>
          <w:rStyle w:val="Textoennegrita"/>
          <w:rFonts w:ascii="Arial" w:hAnsi="Arial" w:cs="Arial"/>
          <w:b w:val="0"/>
          <w:u w:val="single"/>
        </w:rPr>
        <w:t xml:space="preserve">Como recomendación, MFS sugiere una buena tarjeta de video para que el usuario pueda observar con mejor claridad y calidad los gráficos proporcionados por la herramienta, para este caso </w:t>
      </w:r>
      <w:r w:rsidRPr="00151AC5">
        <w:rPr>
          <w:rStyle w:val="Textoennegrita"/>
          <w:rFonts w:ascii="Arial" w:eastAsiaTheme="minorEastAsia" w:hAnsi="Arial" w:cs="Arial"/>
          <w:b w:val="0"/>
          <w:u w:val="single"/>
        </w:rPr>
        <w:t xml:space="preserve">NVIDIA </w:t>
      </w:r>
      <w:proofErr w:type="spellStart"/>
      <w:r w:rsidRPr="00151AC5">
        <w:rPr>
          <w:rStyle w:val="Textoennegrita"/>
          <w:rFonts w:ascii="Arial" w:eastAsiaTheme="minorEastAsia" w:hAnsi="Arial" w:cs="Arial"/>
          <w:b w:val="0"/>
          <w:u w:val="single"/>
        </w:rPr>
        <w:t>GeForce</w:t>
      </w:r>
      <w:proofErr w:type="spellEnd"/>
      <w:r w:rsidRPr="00151AC5">
        <w:rPr>
          <w:rStyle w:val="Textoennegrita"/>
          <w:rFonts w:ascii="Arial" w:eastAsiaTheme="minorEastAsia" w:hAnsi="Arial" w:cs="Arial"/>
          <w:b w:val="0"/>
          <w:u w:val="single"/>
        </w:rPr>
        <w:t xml:space="preserve"> 8800GT, ya que ofrece una arquitectura que posee múltiples beneficios como mayor optimización y rendimiento.</w:t>
      </w:r>
    </w:p>
    <w:p w:rsidR="002A1633" w:rsidRDefault="002A1633" w:rsidP="00701D95">
      <w:pPr>
        <w:ind w:right="49"/>
        <w:jc w:val="both"/>
        <w:rPr>
          <w:rStyle w:val="Textoennegrita"/>
          <w:rFonts w:ascii="Arial" w:hAnsi="Arial" w:cs="Arial"/>
          <w:b w:val="0"/>
        </w:rPr>
      </w:pPr>
    </w:p>
    <w:p w:rsidR="00151AC5" w:rsidRDefault="00151AC5" w:rsidP="00701D95">
      <w:pPr>
        <w:ind w:right="49"/>
        <w:jc w:val="both"/>
        <w:rPr>
          <w:rStyle w:val="Textoennegrita"/>
          <w:rFonts w:ascii="Arial" w:hAnsi="Arial" w:cs="Arial"/>
          <w:b w:val="0"/>
        </w:rPr>
      </w:pPr>
    </w:p>
    <w:p w:rsidR="00151AC5" w:rsidRDefault="00151AC5" w:rsidP="00701D95">
      <w:pPr>
        <w:ind w:right="49"/>
        <w:jc w:val="both"/>
        <w:rPr>
          <w:rStyle w:val="Textoennegrita"/>
          <w:rFonts w:ascii="Arial" w:hAnsi="Arial" w:cs="Arial"/>
          <w:b w:val="0"/>
        </w:rPr>
      </w:pPr>
    </w:p>
    <w:p w:rsidR="00151AC5" w:rsidRDefault="00151AC5" w:rsidP="00701D95">
      <w:pPr>
        <w:ind w:right="49"/>
        <w:jc w:val="both"/>
        <w:rPr>
          <w:rStyle w:val="Textoennegrita"/>
          <w:rFonts w:ascii="Arial" w:hAnsi="Arial" w:cs="Arial"/>
          <w:b w:val="0"/>
        </w:rPr>
      </w:pPr>
    </w:p>
    <w:p w:rsidR="00151AC5" w:rsidRPr="0015600C" w:rsidRDefault="00151AC5" w:rsidP="00701D95">
      <w:pPr>
        <w:ind w:right="49"/>
        <w:jc w:val="both"/>
        <w:rPr>
          <w:rStyle w:val="Textoennegrita"/>
          <w:rFonts w:ascii="Arial" w:hAnsi="Arial" w:cs="Arial"/>
          <w:b w:val="0"/>
        </w:rPr>
      </w:pPr>
    </w:p>
    <w:p w:rsidR="0080658C" w:rsidRPr="0015600C" w:rsidRDefault="00E81CE7" w:rsidP="0080658C">
      <w:pPr>
        <w:pStyle w:val="Ttulo2"/>
        <w:spacing w:before="0"/>
        <w:jc w:val="both"/>
        <w:rPr>
          <w:rFonts w:ascii="Arial" w:hAnsi="Arial" w:cs="Arial"/>
          <w:color w:val="auto"/>
          <w:sz w:val="24"/>
          <w:szCs w:val="24"/>
        </w:rPr>
      </w:pPr>
      <w:bookmarkStart w:id="20" w:name="_Toc274210193"/>
      <w:r w:rsidRPr="0015600C">
        <w:rPr>
          <w:rFonts w:ascii="Arial" w:hAnsi="Arial" w:cs="Arial"/>
          <w:color w:val="auto"/>
          <w:sz w:val="24"/>
          <w:szCs w:val="24"/>
        </w:rPr>
        <w:t>Carta De Negociación</w:t>
      </w:r>
      <w:bookmarkEnd w:id="20"/>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80658C" w:rsidRPr="0015600C" w:rsidRDefault="002D7F54" w:rsidP="0080658C">
      <w:pPr>
        <w:ind w:right="49" w:firstLine="720"/>
        <w:rPr>
          <w:rStyle w:val="Textoennegrita"/>
          <w:rFonts w:ascii="Arial" w:hAnsi="Arial" w:cs="Arial"/>
        </w:rPr>
      </w:pPr>
      <w:hyperlink r:id="rId40" w:history="1">
        <w:r w:rsidR="0080658C" w:rsidRPr="0015600C">
          <w:rPr>
            <w:rStyle w:val="Hipervnculo"/>
            <w:rFonts w:ascii="Arial" w:hAnsi="Arial" w:cs="Arial"/>
          </w:rPr>
          <w:t>Véase Anexo 10: Carta de Presentación</w:t>
        </w:r>
      </w:hyperlink>
    </w:p>
    <w:p w:rsidR="002A1633" w:rsidRPr="0015600C" w:rsidRDefault="002A1633" w:rsidP="00701D95">
      <w:pPr>
        <w:ind w:right="49"/>
        <w:jc w:val="both"/>
        <w:rPr>
          <w:rStyle w:val="Textoennegrita"/>
          <w:rFonts w:ascii="Arial" w:hAnsi="Arial" w:cs="Arial"/>
          <w:b w:val="0"/>
        </w:rPr>
      </w:pPr>
    </w:p>
    <w:p w:rsidR="00E81CE7" w:rsidRDefault="00E81CE7" w:rsidP="0080658C">
      <w:pPr>
        <w:ind w:right="49"/>
        <w:jc w:val="center"/>
        <w:rPr>
          <w:rStyle w:val="Textoennegrita"/>
          <w:rFonts w:ascii="Arial" w:hAnsi="Arial" w:cs="Arial"/>
        </w:rPr>
      </w:pPr>
    </w:p>
    <w:p w:rsidR="002A1633" w:rsidRPr="0015600C" w:rsidRDefault="00E81CE7" w:rsidP="0080658C">
      <w:pPr>
        <w:ind w:right="49"/>
        <w:jc w:val="center"/>
        <w:rPr>
          <w:rStyle w:val="Textoennegrita"/>
          <w:rFonts w:ascii="Arial" w:hAnsi="Arial" w:cs="Arial"/>
        </w:rPr>
      </w:pPr>
      <w:r>
        <w:rPr>
          <w:rStyle w:val="Textoennegrita"/>
          <w:rFonts w:ascii="Arial" w:hAnsi="Arial" w:cs="Arial"/>
        </w:rPr>
        <w:t xml:space="preserve">11. </w:t>
      </w:r>
      <w:r w:rsidR="0080658C" w:rsidRPr="0015600C">
        <w:rPr>
          <w:rStyle w:val="Textoennegrita"/>
          <w:rFonts w:ascii="Arial" w:hAnsi="Arial" w:cs="Arial"/>
        </w:rPr>
        <w:t>DISEÑO</w:t>
      </w:r>
      <w:r>
        <w:rPr>
          <w:rStyle w:val="Textoennegrita"/>
          <w:rFonts w:ascii="Arial" w:hAnsi="Arial" w:cs="Arial"/>
        </w:rPr>
        <w:t xml:space="preserve"> </w:t>
      </w:r>
    </w:p>
    <w:p w:rsidR="002A1633" w:rsidRPr="00E81CE7" w:rsidRDefault="002A1633" w:rsidP="00701D95">
      <w:pPr>
        <w:ind w:right="49"/>
        <w:jc w:val="both"/>
        <w:rPr>
          <w:rStyle w:val="Textoennegrita"/>
          <w:rFonts w:ascii="Arial" w:hAnsi="Arial" w:cs="Arial"/>
        </w:rPr>
      </w:pPr>
    </w:p>
    <w:p w:rsidR="002A1633" w:rsidRPr="00E81CE7" w:rsidRDefault="002A1633" w:rsidP="00701D95">
      <w:pPr>
        <w:ind w:right="49"/>
        <w:jc w:val="both"/>
        <w:rPr>
          <w:rStyle w:val="Textoennegrita"/>
          <w:rFonts w:ascii="Arial" w:hAnsi="Arial" w:cs="Arial"/>
        </w:rPr>
      </w:pPr>
    </w:p>
    <w:p w:rsidR="0080658C" w:rsidRPr="00E81CE7" w:rsidRDefault="00E81CE7" w:rsidP="00E81CE7">
      <w:pPr>
        <w:pStyle w:val="Ttulo2"/>
        <w:spacing w:before="0"/>
        <w:rPr>
          <w:rFonts w:ascii="Arial" w:hAnsi="Arial" w:cs="Arial"/>
          <w:color w:val="auto"/>
          <w:sz w:val="24"/>
          <w:szCs w:val="24"/>
        </w:rPr>
      </w:pPr>
      <w:bookmarkStart w:id="21" w:name="_Toc274210195"/>
      <w:r>
        <w:rPr>
          <w:rFonts w:ascii="Arial" w:hAnsi="Arial" w:cs="Arial"/>
          <w:color w:val="auto"/>
          <w:sz w:val="24"/>
          <w:szCs w:val="24"/>
        </w:rPr>
        <w:t xml:space="preserve">11.1. </w:t>
      </w:r>
      <w:r w:rsidRPr="00E81CE7">
        <w:rPr>
          <w:rFonts w:ascii="Arial" w:hAnsi="Arial" w:cs="Arial"/>
          <w:color w:val="auto"/>
          <w:sz w:val="24"/>
          <w:szCs w:val="24"/>
        </w:rPr>
        <w:t>Nombre Técnico Y Logo</w:t>
      </w:r>
      <w:bookmarkEnd w:id="21"/>
    </w:p>
    <w:p w:rsidR="002A1633" w:rsidRPr="0015600C" w:rsidRDefault="002A1633" w:rsidP="00701D95">
      <w:pPr>
        <w:ind w:right="49"/>
        <w:jc w:val="both"/>
        <w:rPr>
          <w:rStyle w:val="Textoennegrita"/>
          <w:rFonts w:ascii="Arial" w:hAnsi="Arial" w:cs="Arial"/>
          <w:b w:val="0"/>
        </w:rPr>
      </w:pPr>
    </w:p>
    <w:p w:rsidR="002A1633" w:rsidRPr="0015600C" w:rsidRDefault="0080658C" w:rsidP="00701D95">
      <w:pPr>
        <w:ind w:right="49"/>
        <w:jc w:val="both"/>
        <w:rPr>
          <w:rStyle w:val="Textoennegrita"/>
          <w:rFonts w:ascii="Arial" w:hAnsi="Arial" w:cs="Arial"/>
          <w:b w:val="0"/>
        </w:rPr>
      </w:pPr>
      <w:r w:rsidRPr="0015600C">
        <w:rPr>
          <w:rStyle w:val="Textoennegrita"/>
          <w:rFonts w:ascii="Arial" w:hAnsi="Arial" w:cs="Arial"/>
          <w:b w:val="0"/>
        </w:rPr>
        <w:t>Movil Fac System (Sistema móvil de facturación)</w:t>
      </w: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80658C" w:rsidRPr="0015600C" w:rsidRDefault="0080658C" w:rsidP="0080658C">
      <w:pPr>
        <w:ind w:right="49"/>
        <w:jc w:val="center"/>
        <w:rPr>
          <w:rStyle w:val="Textoennegrita"/>
          <w:rFonts w:ascii="Arial" w:hAnsi="Arial" w:cs="Arial"/>
        </w:rPr>
      </w:pPr>
    </w:p>
    <w:p w:rsidR="0080658C" w:rsidRPr="0015600C" w:rsidRDefault="0080658C" w:rsidP="0080658C">
      <w:pPr>
        <w:keepNext/>
        <w:ind w:right="49"/>
        <w:jc w:val="center"/>
        <w:rPr>
          <w:rFonts w:ascii="Arial" w:hAnsi="Arial" w:cs="Arial"/>
        </w:rPr>
      </w:pPr>
      <w:r w:rsidRPr="0015600C">
        <w:rPr>
          <w:rStyle w:val="Textoennegrita"/>
          <w:rFonts w:ascii="Arial" w:hAnsi="Arial" w:cs="Arial"/>
          <w:noProof/>
          <w:lang w:val="es-ES"/>
        </w:rPr>
        <w:drawing>
          <wp:inline distT="0" distB="0" distL="0" distR="0">
            <wp:extent cx="5612130" cy="3741420"/>
            <wp:effectExtent l="0" t="0" r="0" b="0"/>
            <wp:docPr id="14" name="0 Imag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Fac111.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741420"/>
                    </a:xfrm>
                    <a:prstGeom prst="rect">
                      <a:avLst/>
                    </a:prstGeom>
                  </pic:spPr>
                </pic:pic>
              </a:graphicData>
            </a:graphic>
          </wp:inline>
        </w:drawing>
      </w:r>
    </w:p>
    <w:p w:rsidR="0080658C" w:rsidRPr="0015600C" w:rsidRDefault="0080658C" w:rsidP="0080658C">
      <w:pPr>
        <w:pStyle w:val="Epgrafe"/>
        <w:ind w:right="49"/>
        <w:jc w:val="center"/>
        <w:rPr>
          <w:rStyle w:val="Textoennegrita"/>
          <w:rFonts w:ascii="Arial" w:hAnsi="Arial" w:cs="Arial"/>
          <w:sz w:val="24"/>
          <w:szCs w:val="24"/>
        </w:rPr>
      </w:pPr>
      <w:r w:rsidRPr="0015600C">
        <w:rPr>
          <w:rFonts w:ascii="Arial" w:hAnsi="Arial" w:cs="Arial"/>
          <w:sz w:val="24"/>
          <w:szCs w:val="24"/>
        </w:rPr>
        <w:t xml:space="preserve">Ilustración </w:t>
      </w:r>
      <w:r w:rsidR="002D7F54" w:rsidRPr="0015600C">
        <w:rPr>
          <w:rFonts w:ascii="Arial" w:hAnsi="Arial" w:cs="Arial"/>
          <w:sz w:val="24"/>
          <w:szCs w:val="24"/>
        </w:rPr>
        <w:fldChar w:fldCharType="begin"/>
      </w:r>
      <w:r w:rsidRPr="0015600C">
        <w:rPr>
          <w:rFonts w:ascii="Arial" w:hAnsi="Arial" w:cs="Arial"/>
          <w:sz w:val="24"/>
          <w:szCs w:val="24"/>
        </w:rPr>
        <w:instrText xml:space="preserve"> SEQ Ilustración \* ARABIC </w:instrText>
      </w:r>
      <w:r w:rsidR="002D7F54" w:rsidRPr="0015600C">
        <w:rPr>
          <w:rFonts w:ascii="Arial" w:hAnsi="Arial" w:cs="Arial"/>
          <w:sz w:val="24"/>
          <w:szCs w:val="24"/>
        </w:rPr>
        <w:fldChar w:fldCharType="separate"/>
      </w:r>
      <w:r w:rsidRPr="0015600C">
        <w:rPr>
          <w:rFonts w:ascii="Arial" w:hAnsi="Arial" w:cs="Arial"/>
          <w:noProof/>
          <w:sz w:val="24"/>
          <w:szCs w:val="24"/>
        </w:rPr>
        <w:t>15</w:t>
      </w:r>
      <w:r w:rsidR="002D7F54" w:rsidRPr="0015600C">
        <w:rPr>
          <w:rFonts w:ascii="Arial" w:hAnsi="Arial" w:cs="Arial"/>
          <w:sz w:val="24"/>
          <w:szCs w:val="24"/>
        </w:rPr>
        <w:fldChar w:fldCharType="end"/>
      </w:r>
    </w:p>
    <w:p w:rsidR="0080658C" w:rsidRDefault="0080658C" w:rsidP="0080658C">
      <w:pPr>
        <w:pStyle w:val="Epgrafe"/>
        <w:ind w:right="49"/>
        <w:rPr>
          <w:rStyle w:val="Textoennegrita"/>
          <w:rFonts w:ascii="Arial" w:hAnsi="Arial" w:cs="Arial"/>
          <w:color w:val="auto"/>
          <w:sz w:val="24"/>
          <w:szCs w:val="24"/>
        </w:rPr>
      </w:pPr>
    </w:p>
    <w:p w:rsidR="00A116C2" w:rsidRDefault="00A116C2" w:rsidP="00A116C2"/>
    <w:p w:rsidR="00A116C2" w:rsidRDefault="00A116C2" w:rsidP="00A116C2"/>
    <w:p w:rsidR="00A116C2" w:rsidRDefault="00A116C2" w:rsidP="00A116C2"/>
    <w:p w:rsidR="00A116C2" w:rsidRDefault="00A116C2" w:rsidP="00A116C2"/>
    <w:p w:rsidR="00A116C2" w:rsidRDefault="00A116C2" w:rsidP="00A116C2"/>
    <w:p w:rsidR="00A116C2" w:rsidRDefault="00A116C2" w:rsidP="00A116C2"/>
    <w:p w:rsidR="00A116C2" w:rsidRDefault="00A116C2" w:rsidP="00A116C2"/>
    <w:p w:rsidR="00E81CE7" w:rsidRDefault="00E872E0" w:rsidP="00E872E0">
      <w:pPr>
        <w:pStyle w:val="Ttulo3"/>
        <w:spacing w:before="0"/>
        <w:jc w:val="center"/>
        <w:rPr>
          <w:rFonts w:ascii="Arial" w:hAnsi="Arial" w:cs="Arial"/>
          <w:color w:val="auto"/>
        </w:rPr>
      </w:pPr>
      <w:bookmarkStart w:id="22" w:name="_Toc274210197"/>
      <w:r>
        <w:rPr>
          <w:rFonts w:ascii="Arial" w:hAnsi="Arial" w:cs="Arial"/>
          <w:color w:val="auto"/>
        </w:rPr>
        <w:t xml:space="preserve">12. </w:t>
      </w:r>
      <w:r w:rsidR="00E81CE7">
        <w:rPr>
          <w:rFonts w:ascii="Arial" w:hAnsi="Arial" w:cs="Arial"/>
          <w:color w:val="auto"/>
        </w:rPr>
        <w:t>DISEÑO LOGICO</w:t>
      </w:r>
    </w:p>
    <w:p w:rsidR="00E872E0" w:rsidRPr="00E872E0" w:rsidRDefault="00E872E0" w:rsidP="00E872E0"/>
    <w:p w:rsidR="0080658C" w:rsidRPr="0015600C" w:rsidRDefault="0080658C" w:rsidP="0080658C">
      <w:pPr>
        <w:pStyle w:val="Ttulo3"/>
        <w:spacing w:before="0"/>
        <w:jc w:val="both"/>
        <w:rPr>
          <w:rFonts w:ascii="Arial" w:hAnsi="Arial" w:cs="Arial"/>
          <w:color w:val="auto"/>
        </w:rPr>
      </w:pPr>
      <w:r w:rsidRPr="0015600C">
        <w:rPr>
          <w:rFonts w:ascii="Arial" w:hAnsi="Arial" w:cs="Arial"/>
          <w:color w:val="auto"/>
        </w:rPr>
        <w:lastRenderedPageBreak/>
        <w:t>Modelo De Datos</w:t>
      </w:r>
      <w:bookmarkEnd w:id="22"/>
      <w:r w:rsidRPr="0015600C">
        <w:rPr>
          <w:rFonts w:ascii="Arial" w:hAnsi="Arial" w:cs="Arial"/>
          <w:color w:val="auto"/>
        </w:rPr>
        <w:t xml:space="preserve"> </w:t>
      </w:r>
    </w:p>
    <w:p w:rsidR="0080658C" w:rsidRPr="0015600C" w:rsidRDefault="0080658C" w:rsidP="0080658C">
      <w:pPr>
        <w:jc w:val="both"/>
        <w:rPr>
          <w:rFonts w:ascii="Arial" w:hAnsi="Arial" w:cs="Arial"/>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r w:rsidRPr="0015600C">
        <w:rPr>
          <w:rFonts w:ascii="Arial" w:hAnsi="Arial" w:cs="Arial"/>
          <w:b/>
          <w:bCs/>
          <w:noProof/>
          <w:lang w:val="es-ES"/>
        </w:rPr>
        <w:drawing>
          <wp:inline distT="0" distB="0" distL="0" distR="0">
            <wp:extent cx="5973288" cy="5735782"/>
            <wp:effectExtent l="0" t="0" r="889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Fac.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73445" cy="5735933"/>
                    </a:xfrm>
                    <a:prstGeom prst="rect">
                      <a:avLst/>
                    </a:prstGeom>
                  </pic:spPr>
                </pic:pic>
              </a:graphicData>
            </a:graphic>
          </wp:inline>
        </w:drawing>
      </w: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80658C">
      <w:pPr>
        <w:pStyle w:val="Ttulo3"/>
        <w:spacing w:before="0"/>
        <w:jc w:val="both"/>
        <w:rPr>
          <w:rFonts w:ascii="Arial" w:hAnsi="Arial" w:cs="Arial"/>
          <w:color w:val="auto"/>
        </w:rPr>
      </w:pPr>
      <w:bookmarkStart w:id="23" w:name="_Toc274210198"/>
      <w:r w:rsidRPr="0015600C">
        <w:rPr>
          <w:rFonts w:ascii="Arial" w:hAnsi="Arial" w:cs="Arial"/>
          <w:color w:val="auto"/>
        </w:rPr>
        <w:lastRenderedPageBreak/>
        <w:t>Diccionario De Datos</w:t>
      </w:r>
      <w:bookmarkEnd w:id="23"/>
    </w:p>
    <w:p w:rsidR="0080658C" w:rsidRPr="0015600C" w:rsidRDefault="0080658C" w:rsidP="00701D95">
      <w:pPr>
        <w:ind w:right="49"/>
        <w:jc w:val="both"/>
        <w:rPr>
          <w:rStyle w:val="Textoennegrita"/>
          <w:rFonts w:ascii="Arial" w:hAnsi="Arial" w:cs="Arial"/>
          <w:b w:val="0"/>
        </w:rPr>
      </w:pPr>
    </w:p>
    <w:p w:rsidR="0080658C" w:rsidRPr="0015600C" w:rsidRDefault="002D7F54" w:rsidP="00701D95">
      <w:pPr>
        <w:ind w:right="49"/>
        <w:jc w:val="both"/>
        <w:rPr>
          <w:rStyle w:val="Textoennegrita"/>
          <w:rFonts w:ascii="Arial" w:hAnsi="Arial" w:cs="Arial"/>
          <w:b w:val="0"/>
        </w:rPr>
      </w:pPr>
      <w:hyperlink r:id="rId43" w:history="1">
        <w:r w:rsidR="0080658C" w:rsidRPr="0015600C">
          <w:rPr>
            <w:rStyle w:val="Hipervnculo"/>
            <w:rFonts w:ascii="Arial" w:hAnsi="Arial" w:cs="Arial"/>
          </w:rPr>
          <w:t>Véase Anexo 5: Diccionario de Datos</w:t>
        </w:r>
      </w:hyperlink>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80658C">
      <w:pPr>
        <w:pStyle w:val="Ttulo2"/>
        <w:spacing w:before="0"/>
        <w:jc w:val="both"/>
        <w:rPr>
          <w:rFonts w:ascii="Arial" w:hAnsi="Arial" w:cs="Arial"/>
          <w:color w:val="auto"/>
          <w:sz w:val="24"/>
          <w:szCs w:val="24"/>
        </w:rPr>
      </w:pPr>
      <w:bookmarkStart w:id="24" w:name="_Toc274210199"/>
      <w:r w:rsidRPr="0015600C">
        <w:rPr>
          <w:rFonts w:ascii="Arial" w:hAnsi="Arial" w:cs="Arial"/>
          <w:color w:val="auto"/>
          <w:sz w:val="24"/>
          <w:szCs w:val="24"/>
        </w:rPr>
        <w:t>ARQUITECTURA DE LA SOLUCIÓN</w:t>
      </w:r>
      <w:bookmarkEnd w:id="24"/>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rPr>
      </w:pPr>
      <w:r w:rsidRPr="0015600C">
        <w:rPr>
          <w:rStyle w:val="Textoennegrita"/>
          <w:rFonts w:ascii="Arial" w:hAnsi="Arial" w:cs="Arial"/>
          <w:b w:val="0"/>
        </w:rPr>
        <w:tab/>
      </w:r>
      <w:r w:rsidRPr="0015600C">
        <w:rPr>
          <w:rStyle w:val="Textoennegrita"/>
          <w:rFonts w:ascii="Arial" w:hAnsi="Arial" w:cs="Arial"/>
        </w:rPr>
        <w:t>Diagrama de Clases</w:t>
      </w: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r w:rsidRPr="0015600C">
        <w:rPr>
          <w:rStyle w:val="Textoennegrita"/>
          <w:rFonts w:ascii="Arial" w:hAnsi="Arial" w:cs="Arial"/>
        </w:rPr>
        <w:tab/>
        <w:t>Diagrama de Secuencias</w:t>
      </w:r>
    </w:p>
    <w:p w:rsidR="0080658C" w:rsidRPr="0015600C" w:rsidRDefault="0080658C" w:rsidP="00701D95">
      <w:pPr>
        <w:ind w:right="49"/>
        <w:jc w:val="both"/>
        <w:rPr>
          <w:rStyle w:val="Textoennegrita"/>
          <w:rFonts w:ascii="Arial" w:hAnsi="Arial" w:cs="Arial"/>
        </w:rPr>
      </w:pPr>
      <w:r w:rsidRPr="0015600C">
        <w:rPr>
          <w:rStyle w:val="Textoennegrita"/>
          <w:rFonts w:ascii="Arial" w:hAnsi="Arial" w:cs="Arial"/>
        </w:rPr>
        <w:tab/>
      </w:r>
    </w:p>
    <w:p w:rsidR="0080658C" w:rsidRPr="0015600C" w:rsidRDefault="0080658C" w:rsidP="0080658C">
      <w:pPr>
        <w:ind w:right="49"/>
        <w:jc w:val="center"/>
        <w:rPr>
          <w:rStyle w:val="Textoennegrita"/>
          <w:rFonts w:ascii="Arial" w:hAnsi="Arial" w:cs="Arial"/>
        </w:rPr>
      </w:pPr>
      <w:r w:rsidRPr="0015600C">
        <w:rPr>
          <w:rStyle w:val="EncabezadoCar"/>
          <w:rFonts w:ascii="Arial" w:hAnsi="Arial" w:cs="Arial"/>
          <w:noProof/>
        </w:rPr>
        <w:drawing>
          <wp:inline distT="0" distB="0" distL="0" distR="0">
            <wp:extent cx="3847606" cy="3770513"/>
            <wp:effectExtent l="19050" t="19050" r="19685" b="20955"/>
            <wp:docPr id="2" name="0 Imag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ecuenciaad.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47606" cy="3770513"/>
                    </a:xfrm>
                    <a:prstGeom prst="rect">
                      <a:avLst/>
                    </a:prstGeom>
                    <a:ln>
                      <a:solidFill>
                        <a:schemeClr val="accent1"/>
                      </a:solidFill>
                    </a:ln>
                  </pic:spPr>
                </pic:pic>
              </a:graphicData>
            </a:graphic>
          </wp:inline>
        </w:drawing>
      </w:r>
    </w:p>
    <w:p w:rsidR="0080658C" w:rsidRPr="0015600C" w:rsidRDefault="0080658C" w:rsidP="00701D95">
      <w:pPr>
        <w:ind w:right="49"/>
        <w:jc w:val="both"/>
        <w:rPr>
          <w:rStyle w:val="Textoennegrita"/>
          <w:rFonts w:ascii="Arial" w:hAnsi="Arial" w:cs="Arial"/>
        </w:rPr>
      </w:pPr>
      <w:r w:rsidRPr="0015600C">
        <w:rPr>
          <w:rStyle w:val="Textoennegrita"/>
          <w:rFonts w:ascii="Arial" w:hAnsi="Arial" w:cs="Arial"/>
        </w:rPr>
        <w:tab/>
      </w: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rPr>
      </w:pPr>
      <w:r w:rsidRPr="0015600C">
        <w:rPr>
          <w:rStyle w:val="Textoennegrita"/>
          <w:rFonts w:ascii="Arial" w:hAnsi="Arial" w:cs="Arial"/>
        </w:rPr>
        <w:t>Diagrama de Estado</w:t>
      </w:r>
    </w:p>
    <w:p w:rsidR="0080658C" w:rsidRPr="0015600C" w:rsidRDefault="0080658C" w:rsidP="00701D95">
      <w:pPr>
        <w:ind w:right="49"/>
        <w:jc w:val="both"/>
        <w:rPr>
          <w:rStyle w:val="Textoennegrita"/>
          <w:rFonts w:ascii="Arial" w:hAnsi="Arial" w:cs="Arial"/>
        </w:rPr>
      </w:pPr>
      <w:r w:rsidRPr="0015600C">
        <w:rPr>
          <w:rStyle w:val="EncabezadoCar"/>
          <w:rFonts w:ascii="Arial" w:hAnsi="Arial" w:cs="Arial"/>
          <w:noProof/>
        </w:rPr>
        <w:drawing>
          <wp:inline distT="0" distB="0" distL="0" distR="0">
            <wp:extent cx="5755977" cy="2326512"/>
            <wp:effectExtent l="19050" t="19050" r="16510" b="17145"/>
            <wp:docPr id="58" name="0 Imag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Estado.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328172"/>
                    </a:xfrm>
                    <a:prstGeom prst="rect">
                      <a:avLst/>
                    </a:prstGeom>
                    <a:ln>
                      <a:solidFill>
                        <a:schemeClr val="accent1"/>
                      </a:solidFill>
                    </a:ln>
                  </pic:spPr>
                </pic:pic>
              </a:graphicData>
            </a:graphic>
          </wp:inline>
        </w:drawing>
      </w:r>
    </w:p>
    <w:p w:rsidR="0080658C" w:rsidRPr="0015600C" w:rsidRDefault="0080658C" w:rsidP="00701D95">
      <w:pPr>
        <w:ind w:right="49"/>
        <w:jc w:val="both"/>
        <w:rPr>
          <w:rStyle w:val="Textoennegrita"/>
          <w:rFonts w:ascii="Arial" w:hAnsi="Arial" w:cs="Arial"/>
        </w:rPr>
      </w:pPr>
      <w:r w:rsidRPr="0015600C">
        <w:rPr>
          <w:rStyle w:val="Textoennegrita"/>
          <w:rFonts w:ascii="Arial" w:hAnsi="Arial" w:cs="Arial"/>
        </w:rPr>
        <w:tab/>
      </w:r>
    </w:p>
    <w:p w:rsidR="0080658C" w:rsidRPr="0015600C" w:rsidRDefault="0080658C" w:rsidP="00701D95">
      <w:pPr>
        <w:ind w:right="49"/>
        <w:jc w:val="both"/>
        <w:rPr>
          <w:rStyle w:val="Textoennegrita"/>
          <w:rFonts w:ascii="Arial" w:hAnsi="Arial" w:cs="Arial"/>
        </w:rPr>
      </w:pPr>
      <w:r w:rsidRPr="0015600C">
        <w:rPr>
          <w:rStyle w:val="Textoennegrita"/>
          <w:rFonts w:ascii="Arial" w:hAnsi="Arial" w:cs="Arial"/>
        </w:rPr>
        <w:t>Diagrama de Actividades</w:t>
      </w: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80658C">
      <w:pPr>
        <w:ind w:right="49"/>
        <w:jc w:val="center"/>
        <w:rPr>
          <w:rStyle w:val="Textoennegrita"/>
          <w:rFonts w:ascii="Arial" w:hAnsi="Arial" w:cs="Arial"/>
          <w:b w:val="0"/>
        </w:rPr>
      </w:pPr>
      <w:r w:rsidRPr="0015600C">
        <w:rPr>
          <w:rFonts w:ascii="Arial" w:hAnsi="Arial" w:cs="Arial"/>
          <w:b/>
          <w:bCs/>
          <w:noProof/>
          <w:lang w:val="es-ES"/>
        </w:rPr>
        <w:drawing>
          <wp:inline distT="0" distB="0" distL="0" distR="0">
            <wp:extent cx="3610099" cy="3040973"/>
            <wp:effectExtent l="0" t="0" r="0" b="0"/>
            <wp:docPr id="31" name="0 Image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Actividades.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0193" cy="3041052"/>
                    </a:xfrm>
                    <a:prstGeom prst="rect">
                      <a:avLst/>
                    </a:prstGeom>
                  </pic:spPr>
                </pic:pic>
              </a:graphicData>
            </a:graphic>
          </wp:inline>
        </w:drawing>
      </w: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rPr>
      </w:pPr>
      <w:r w:rsidRPr="0015600C">
        <w:rPr>
          <w:rStyle w:val="Textoennegrita"/>
          <w:rFonts w:ascii="Arial" w:hAnsi="Arial" w:cs="Arial"/>
        </w:rPr>
        <w:t>Diagrama de Componentes</w:t>
      </w: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r w:rsidRPr="0015600C">
        <w:rPr>
          <w:rFonts w:ascii="Arial" w:hAnsi="Arial" w:cs="Arial"/>
          <w:b/>
          <w:bCs/>
          <w:noProof/>
          <w:lang w:val="es-ES"/>
        </w:rPr>
        <w:lastRenderedPageBreak/>
        <w:drawing>
          <wp:inline distT="0" distB="0" distL="0" distR="0">
            <wp:extent cx="4180114" cy="2501758"/>
            <wp:effectExtent l="0" t="0" r="0" b="0"/>
            <wp:docPr id="34" name="0 Imag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Actividades.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80789" cy="2502162"/>
                    </a:xfrm>
                    <a:prstGeom prst="rect">
                      <a:avLst/>
                    </a:prstGeom>
                  </pic:spPr>
                </pic:pic>
              </a:graphicData>
            </a:graphic>
          </wp:inline>
        </w:drawing>
      </w: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rPr>
      </w:pPr>
      <w:r w:rsidRPr="0015600C">
        <w:rPr>
          <w:rStyle w:val="Textoennegrita"/>
          <w:rFonts w:ascii="Arial" w:hAnsi="Arial" w:cs="Arial"/>
        </w:rPr>
        <w:t>Diagrama de Colaboración</w:t>
      </w:r>
    </w:p>
    <w:p w:rsidR="0080658C" w:rsidRPr="0015600C" w:rsidRDefault="0080658C" w:rsidP="00701D95">
      <w:pPr>
        <w:ind w:right="49"/>
        <w:jc w:val="both"/>
        <w:rPr>
          <w:rStyle w:val="Textoennegrita"/>
          <w:rFonts w:ascii="Arial" w:hAnsi="Arial" w:cs="Arial"/>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r w:rsidRPr="0015600C">
        <w:rPr>
          <w:rFonts w:ascii="Arial" w:hAnsi="Arial" w:cs="Arial"/>
          <w:b/>
          <w:bCs/>
          <w:noProof/>
          <w:lang w:val="es-ES"/>
        </w:rPr>
        <w:drawing>
          <wp:inline distT="0" distB="0" distL="0" distR="0">
            <wp:extent cx="5971540" cy="1884680"/>
            <wp:effectExtent l="0" t="0" r="0" b="0"/>
            <wp:docPr id="6" name="Imagen 6" descr="C:\Documents and Settings\johana\Escritorio\Diagramadecolaboracion Movil 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johana\Escritorio\Diagramadecolaboracion Movil Fac.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1540" cy="1884680"/>
                    </a:xfrm>
                    <a:prstGeom prst="rect">
                      <a:avLst/>
                    </a:prstGeom>
                    <a:noFill/>
                    <a:ln>
                      <a:noFill/>
                    </a:ln>
                  </pic:spPr>
                </pic:pic>
              </a:graphicData>
            </a:graphic>
          </wp:inline>
        </w:drawing>
      </w: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6C5B45" w:rsidRPr="0015600C" w:rsidRDefault="006C5B45" w:rsidP="00467284">
      <w:pPr>
        <w:pStyle w:val="Ttulo2"/>
        <w:spacing w:before="0"/>
        <w:jc w:val="center"/>
        <w:rPr>
          <w:rFonts w:ascii="Arial" w:hAnsi="Arial" w:cs="Arial"/>
          <w:color w:val="auto"/>
          <w:sz w:val="24"/>
          <w:szCs w:val="24"/>
        </w:rPr>
      </w:pPr>
      <w:bookmarkStart w:id="25" w:name="_Toc274210205"/>
      <w:r w:rsidRPr="0015600C">
        <w:rPr>
          <w:rFonts w:ascii="Arial" w:hAnsi="Arial" w:cs="Arial"/>
          <w:color w:val="auto"/>
          <w:sz w:val="24"/>
          <w:szCs w:val="24"/>
        </w:rPr>
        <w:lastRenderedPageBreak/>
        <w:t>DISEÑO DE LA INTERFAZ GRAFICA DE USUARIO</w:t>
      </w:r>
      <w:bookmarkEnd w:id="25"/>
    </w:p>
    <w:p w:rsidR="006C5B45" w:rsidRPr="0015600C" w:rsidRDefault="006C5B45" w:rsidP="006C5B45">
      <w:pPr>
        <w:jc w:val="both"/>
        <w:rPr>
          <w:rFonts w:ascii="Arial" w:hAnsi="Arial" w:cs="Arial"/>
        </w:rPr>
      </w:pPr>
    </w:p>
    <w:p w:rsidR="006C5B45" w:rsidRPr="0015600C" w:rsidRDefault="006C5B45" w:rsidP="005E09DD">
      <w:pPr>
        <w:pStyle w:val="Ttulo3"/>
        <w:spacing w:before="0"/>
        <w:jc w:val="both"/>
        <w:rPr>
          <w:rFonts w:ascii="Arial" w:hAnsi="Arial" w:cs="Arial"/>
          <w:color w:val="auto"/>
        </w:rPr>
      </w:pPr>
      <w:bookmarkStart w:id="26" w:name="_Toc274210206"/>
      <w:r w:rsidRPr="0015600C">
        <w:rPr>
          <w:rFonts w:ascii="Arial" w:hAnsi="Arial" w:cs="Arial"/>
          <w:color w:val="auto"/>
        </w:rPr>
        <w:t>Diseño De Pantallas</w:t>
      </w:r>
      <w:bookmarkEnd w:id="26"/>
    </w:p>
    <w:p w:rsidR="006C5B45" w:rsidRPr="0015600C" w:rsidRDefault="006C5B45" w:rsidP="006C5B45">
      <w:pPr>
        <w:jc w:val="both"/>
        <w:rPr>
          <w:rFonts w:ascii="Arial" w:hAnsi="Arial" w:cs="Arial"/>
        </w:rPr>
      </w:pPr>
    </w:p>
    <w:p w:rsidR="006C5B45" w:rsidRPr="0015600C" w:rsidRDefault="002D7F54" w:rsidP="006C5B45">
      <w:pPr>
        <w:ind w:right="49"/>
        <w:rPr>
          <w:rStyle w:val="Textoennegrita"/>
          <w:rFonts w:ascii="Arial" w:hAnsi="Arial" w:cs="Arial"/>
          <w:b w:val="0"/>
          <w:bCs w:val="0"/>
        </w:rPr>
      </w:pPr>
      <w:hyperlink r:id="rId53" w:history="1">
        <w:r w:rsidR="006C5B45" w:rsidRPr="0015600C">
          <w:rPr>
            <w:rStyle w:val="Hipervnculo"/>
            <w:rFonts w:ascii="Arial" w:hAnsi="Arial" w:cs="Arial"/>
          </w:rPr>
          <w:t>Véase Anexo 6: Interfaz Grafica Movil</w:t>
        </w:r>
      </w:hyperlink>
    </w:p>
    <w:p w:rsidR="006C5B45" w:rsidRPr="0015600C" w:rsidRDefault="006C5B45" w:rsidP="006C5B45">
      <w:pPr>
        <w:ind w:right="49"/>
        <w:rPr>
          <w:rStyle w:val="Textoennegrita"/>
          <w:rFonts w:ascii="Arial" w:hAnsi="Arial" w:cs="Arial"/>
        </w:rPr>
      </w:pPr>
    </w:p>
    <w:p w:rsidR="006C5B45" w:rsidRPr="0015600C" w:rsidRDefault="002D7F54" w:rsidP="006C5B45">
      <w:pPr>
        <w:ind w:right="49"/>
        <w:rPr>
          <w:rStyle w:val="Textoennegrita"/>
          <w:rFonts w:ascii="Arial" w:hAnsi="Arial" w:cs="Arial"/>
          <w:b w:val="0"/>
          <w:bCs w:val="0"/>
        </w:rPr>
      </w:pPr>
      <w:hyperlink r:id="rId54" w:history="1">
        <w:r w:rsidR="006C5B45" w:rsidRPr="0015600C">
          <w:rPr>
            <w:rStyle w:val="Hipervnculo"/>
            <w:rFonts w:ascii="Arial" w:hAnsi="Arial" w:cs="Arial"/>
          </w:rPr>
          <w:t>Véase Anexo 7: Interfaz Grafica Web</w:t>
        </w:r>
      </w:hyperlink>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E09DD">
      <w:pPr>
        <w:pStyle w:val="Ttulo3"/>
        <w:spacing w:before="0"/>
        <w:jc w:val="both"/>
        <w:rPr>
          <w:rFonts w:ascii="Arial" w:hAnsi="Arial" w:cs="Arial"/>
          <w:color w:val="auto"/>
        </w:rPr>
      </w:pPr>
      <w:bookmarkStart w:id="27" w:name="_Toc274210207"/>
      <w:r w:rsidRPr="0015600C">
        <w:rPr>
          <w:rFonts w:ascii="Arial" w:hAnsi="Arial" w:cs="Arial"/>
          <w:color w:val="auto"/>
        </w:rPr>
        <w:t>Diseño De Reportes</w:t>
      </w:r>
      <w:bookmarkEnd w:id="27"/>
    </w:p>
    <w:p w:rsidR="0080658C" w:rsidRPr="0015600C" w:rsidRDefault="0080658C" w:rsidP="00701D95">
      <w:pPr>
        <w:ind w:right="49"/>
        <w:jc w:val="both"/>
        <w:rPr>
          <w:rStyle w:val="Textoennegrita"/>
          <w:rFonts w:ascii="Arial" w:hAnsi="Arial" w:cs="Arial"/>
          <w:b w:val="0"/>
        </w:rPr>
      </w:pPr>
    </w:p>
    <w:p w:rsidR="006C5B45" w:rsidRPr="0015600C" w:rsidRDefault="006C5B45" w:rsidP="006C5B45">
      <w:pPr>
        <w:ind w:right="49"/>
        <w:rPr>
          <w:rStyle w:val="Textoennegrita"/>
          <w:rFonts w:ascii="Arial" w:hAnsi="Arial" w:cs="Arial"/>
          <w:b w:val="0"/>
          <w:bCs w:val="0"/>
        </w:rPr>
      </w:pPr>
    </w:p>
    <w:p w:rsidR="006C5B45" w:rsidRPr="0015600C" w:rsidRDefault="002D7F54" w:rsidP="006C5B45">
      <w:pPr>
        <w:ind w:right="49"/>
        <w:rPr>
          <w:rStyle w:val="Textoennegrita"/>
          <w:rFonts w:ascii="Arial" w:hAnsi="Arial" w:cs="Arial"/>
        </w:rPr>
      </w:pPr>
      <w:hyperlink r:id="rId55" w:history="1">
        <w:r w:rsidR="006C5B45" w:rsidRPr="0015600C">
          <w:rPr>
            <w:rStyle w:val="Hipervnculo"/>
            <w:rFonts w:ascii="Arial" w:hAnsi="Arial" w:cs="Arial"/>
          </w:rPr>
          <w:t>Véase Anexo 8: Reporte de Factura</w:t>
        </w:r>
      </w:hyperlink>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6C5B45" w:rsidRPr="0015600C" w:rsidRDefault="006C5B45" w:rsidP="006C5B45">
      <w:pPr>
        <w:ind w:right="49"/>
        <w:rPr>
          <w:rStyle w:val="Textoennegrita"/>
          <w:rFonts w:ascii="Arial" w:hAnsi="Arial" w:cs="Arial"/>
        </w:rPr>
      </w:pPr>
    </w:p>
    <w:p w:rsidR="006C5B45" w:rsidRPr="0015600C" w:rsidRDefault="006C5B45" w:rsidP="005E09DD">
      <w:pPr>
        <w:ind w:right="49"/>
        <w:rPr>
          <w:rStyle w:val="Textoennegrita"/>
          <w:rFonts w:ascii="Arial" w:hAnsi="Arial" w:cs="Arial"/>
        </w:rPr>
      </w:pPr>
      <w:r w:rsidRPr="0015600C">
        <w:rPr>
          <w:rStyle w:val="Textoennegrita"/>
          <w:rFonts w:ascii="Arial" w:hAnsi="Arial" w:cs="Arial"/>
        </w:rPr>
        <w:t>Lista de chequeo</w:t>
      </w:r>
    </w:p>
    <w:p w:rsidR="006C5B45" w:rsidRPr="0015600C" w:rsidRDefault="006C5B45" w:rsidP="006C5B45">
      <w:pPr>
        <w:ind w:right="49"/>
        <w:rPr>
          <w:rStyle w:val="Textoennegrita"/>
          <w:rFonts w:ascii="Arial" w:hAnsi="Arial" w:cs="Arial"/>
        </w:rPr>
      </w:pPr>
    </w:p>
    <w:p w:rsidR="006C5B45" w:rsidRPr="0015600C" w:rsidRDefault="002D7F54" w:rsidP="005E09DD">
      <w:pPr>
        <w:ind w:right="49"/>
        <w:jc w:val="both"/>
        <w:rPr>
          <w:rStyle w:val="Textoennegrita"/>
          <w:rFonts w:ascii="Arial" w:hAnsi="Arial" w:cs="Arial"/>
        </w:rPr>
      </w:pPr>
      <w:hyperlink r:id="rId56" w:history="1">
        <w:r w:rsidR="006C5B45" w:rsidRPr="0015600C">
          <w:rPr>
            <w:rStyle w:val="Hipervnculo"/>
            <w:rFonts w:ascii="Arial" w:hAnsi="Arial" w:cs="Arial"/>
          </w:rPr>
          <w:t>Véase Anexo 9: Lista de Chequeo</w:t>
        </w:r>
      </w:hyperlink>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80658C" w:rsidRPr="0015600C" w:rsidRDefault="0080658C"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6C5B45" w:rsidRPr="0015600C" w:rsidRDefault="006C5B45" w:rsidP="00571A65">
      <w:pPr>
        <w:pStyle w:val="Ttulo2"/>
        <w:spacing w:before="0"/>
        <w:jc w:val="center"/>
        <w:rPr>
          <w:rFonts w:ascii="Arial" w:hAnsi="Arial" w:cs="Arial"/>
          <w:color w:val="auto"/>
          <w:sz w:val="24"/>
          <w:szCs w:val="24"/>
        </w:rPr>
      </w:pPr>
      <w:bookmarkStart w:id="28" w:name="_Toc274210208"/>
      <w:r w:rsidRPr="0015600C">
        <w:rPr>
          <w:rFonts w:ascii="Arial" w:hAnsi="Arial" w:cs="Arial"/>
          <w:color w:val="auto"/>
          <w:sz w:val="24"/>
          <w:szCs w:val="24"/>
        </w:rPr>
        <w:lastRenderedPageBreak/>
        <w:t>DISEÑO DE SEGURIDAD DEL SISTEMA DE INFORMACIÓN</w:t>
      </w:r>
      <w:bookmarkEnd w:id="28"/>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3"/>
        <w:spacing w:before="0"/>
        <w:jc w:val="both"/>
        <w:rPr>
          <w:rFonts w:ascii="Arial" w:hAnsi="Arial" w:cs="Arial"/>
          <w:color w:val="auto"/>
        </w:rPr>
      </w:pPr>
      <w:bookmarkStart w:id="29" w:name="_Toc274210209"/>
      <w:r w:rsidRPr="0015600C">
        <w:rPr>
          <w:rFonts w:ascii="Arial" w:hAnsi="Arial" w:cs="Arial"/>
          <w:color w:val="auto"/>
        </w:rPr>
        <w:t>Base De Datos</w:t>
      </w:r>
      <w:bookmarkEnd w:id="29"/>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3"/>
        <w:spacing w:before="0"/>
        <w:jc w:val="both"/>
        <w:rPr>
          <w:rFonts w:ascii="Arial" w:hAnsi="Arial" w:cs="Arial"/>
          <w:color w:val="auto"/>
        </w:rPr>
      </w:pPr>
      <w:bookmarkStart w:id="30" w:name="_Toc274210210"/>
      <w:r w:rsidRPr="0015600C">
        <w:rPr>
          <w:rFonts w:ascii="Arial" w:hAnsi="Arial" w:cs="Arial"/>
          <w:color w:val="auto"/>
        </w:rPr>
        <w:t>Código Fuente</w:t>
      </w:r>
      <w:bookmarkEnd w:id="30"/>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1"/>
        <w:keepLines/>
        <w:jc w:val="center"/>
        <w:rPr>
          <w:rFonts w:ascii="Arial" w:hAnsi="Arial" w:cs="Arial"/>
          <w:sz w:val="24"/>
        </w:rPr>
      </w:pPr>
      <w:bookmarkStart w:id="31" w:name="_Toc274210211"/>
      <w:r w:rsidRPr="0015600C">
        <w:rPr>
          <w:rFonts w:ascii="Arial" w:hAnsi="Arial" w:cs="Arial"/>
          <w:sz w:val="24"/>
        </w:rPr>
        <w:t>DESARROLLO</w:t>
      </w:r>
      <w:bookmarkEnd w:id="31"/>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2"/>
        <w:spacing w:before="0"/>
        <w:jc w:val="both"/>
        <w:rPr>
          <w:rFonts w:ascii="Arial" w:hAnsi="Arial" w:cs="Arial"/>
          <w:color w:val="auto"/>
          <w:sz w:val="24"/>
          <w:szCs w:val="24"/>
        </w:rPr>
      </w:pPr>
      <w:bookmarkStart w:id="32" w:name="_Toc274210212"/>
      <w:r w:rsidRPr="0015600C">
        <w:rPr>
          <w:rFonts w:ascii="Arial" w:hAnsi="Arial" w:cs="Arial"/>
          <w:color w:val="auto"/>
          <w:sz w:val="24"/>
          <w:szCs w:val="24"/>
        </w:rPr>
        <w:t>DOCUMENTACIÓN DEL CÓDIGO FUENTE</w:t>
      </w:r>
      <w:bookmarkEnd w:id="32"/>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1"/>
        <w:keepLines/>
        <w:jc w:val="center"/>
        <w:rPr>
          <w:rFonts w:ascii="Arial" w:hAnsi="Arial" w:cs="Arial"/>
          <w:sz w:val="24"/>
        </w:rPr>
      </w:pPr>
      <w:bookmarkStart w:id="33" w:name="_Toc274210213"/>
      <w:r w:rsidRPr="0015600C">
        <w:rPr>
          <w:rFonts w:ascii="Arial" w:hAnsi="Arial" w:cs="Arial"/>
          <w:sz w:val="24"/>
        </w:rPr>
        <w:t>PRUEBAS DE LA APLICACIÓN</w:t>
      </w:r>
      <w:bookmarkEnd w:id="33"/>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2"/>
        <w:spacing w:before="0"/>
        <w:jc w:val="both"/>
        <w:rPr>
          <w:rFonts w:ascii="Arial" w:hAnsi="Arial" w:cs="Arial"/>
          <w:color w:val="auto"/>
          <w:sz w:val="24"/>
          <w:szCs w:val="24"/>
        </w:rPr>
      </w:pPr>
      <w:bookmarkStart w:id="34" w:name="_Toc274210214"/>
      <w:r w:rsidRPr="0015600C">
        <w:rPr>
          <w:rFonts w:ascii="Arial" w:hAnsi="Arial" w:cs="Arial"/>
          <w:color w:val="auto"/>
          <w:sz w:val="24"/>
          <w:szCs w:val="24"/>
        </w:rPr>
        <w:t>PLAN Y EJECUCIÓN DE PRUEBAS</w:t>
      </w:r>
      <w:bookmarkEnd w:id="34"/>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r w:rsidRPr="0015600C">
        <w:rPr>
          <w:rFonts w:ascii="Arial" w:hAnsi="Arial" w:cs="Arial"/>
        </w:rPr>
        <w:t>El grupo de trabajo, dividirá las pruebas en dos fases: Capacitación y ejecución de Testing.</w:t>
      </w: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3"/>
        <w:spacing w:before="0"/>
        <w:jc w:val="both"/>
        <w:rPr>
          <w:rFonts w:ascii="Arial" w:hAnsi="Arial" w:cs="Arial"/>
          <w:color w:val="auto"/>
        </w:rPr>
      </w:pPr>
      <w:bookmarkStart w:id="35" w:name="_Toc274210215"/>
      <w:r w:rsidRPr="0015600C">
        <w:rPr>
          <w:rFonts w:ascii="Arial" w:hAnsi="Arial" w:cs="Arial"/>
          <w:color w:val="auto"/>
        </w:rPr>
        <w:t>Fase De Capacitación</w:t>
      </w:r>
      <w:bookmarkEnd w:id="35"/>
    </w:p>
    <w:p w:rsidR="006C5B45" w:rsidRPr="0015600C" w:rsidRDefault="006C5B45" w:rsidP="006C5B45">
      <w:pPr>
        <w:jc w:val="both"/>
        <w:rPr>
          <w:rFonts w:ascii="Arial" w:hAnsi="Arial" w:cs="Arial"/>
        </w:rPr>
      </w:pPr>
    </w:p>
    <w:p w:rsidR="006C5B45" w:rsidRPr="0015600C" w:rsidRDefault="006C5B45" w:rsidP="00571A65">
      <w:pPr>
        <w:pStyle w:val="Ttulo3"/>
        <w:spacing w:before="0"/>
        <w:jc w:val="both"/>
        <w:rPr>
          <w:rFonts w:ascii="Arial" w:hAnsi="Arial" w:cs="Arial"/>
          <w:color w:val="auto"/>
        </w:rPr>
      </w:pPr>
      <w:bookmarkStart w:id="36" w:name="_Toc274210216"/>
      <w:r w:rsidRPr="0015600C">
        <w:rPr>
          <w:rFonts w:ascii="Arial" w:hAnsi="Arial" w:cs="Arial"/>
          <w:color w:val="auto"/>
        </w:rPr>
        <w:t>Fase De Ejecución De Testing</w:t>
      </w:r>
      <w:bookmarkEnd w:id="36"/>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r w:rsidRPr="0015600C">
        <w:rPr>
          <w:rFonts w:ascii="Arial" w:hAnsi="Arial" w:cs="Arial"/>
        </w:rPr>
        <w:t>Aquí es donde la capacitación se pone a prueba con el personal del centro, durante 4 días el centro trabajó con pruebas en paralelo, es decir, manejando el sistema antiguo y el que se desarrollo.</w:t>
      </w: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r w:rsidRPr="0015600C">
        <w:rPr>
          <w:rFonts w:ascii="Arial" w:hAnsi="Arial" w:cs="Arial"/>
        </w:rPr>
        <w:t>Se hizo de esta manera para demostrar la facilidad de manejo que el aplicativo tiene y detectar fallas que se deban corregir.</w:t>
      </w: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467284">
      <w:pPr>
        <w:pStyle w:val="Ttulo2"/>
        <w:spacing w:before="0"/>
        <w:jc w:val="center"/>
        <w:rPr>
          <w:rFonts w:ascii="Arial" w:hAnsi="Arial" w:cs="Arial"/>
          <w:color w:val="auto"/>
          <w:sz w:val="24"/>
          <w:szCs w:val="24"/>
        </w:rPr>
      </w:pPr>
      <w:bookmarkStart w:id="37" w:name="_Toc274210217"/>
      <w:r w:rsidRPr="0015600C">
        <w:rPr>
          <w:rFonts w:ascii="Arial" w:hAnsi="Arial" w:cs="Arial"/>
          <w:color w:val="auto"/>
          <w:sz w:val="24"/>
          <w:szCs w:val="24"/>
        </w:rPr>
        <w:t>DOCUMENTACIÓN Y CORRECCIÓN DE ERRORES</w:t>
      </w:r>
      <w:bookmarkEnd w:id="37"/>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3"/>
        <w:spacing w:before="0"/>
        <w:jc w:val="both"/>
        <w:rPr>
          <w:rFonts w:ascii="Arial" w:hAnsi="Arial" w:cs="Arial"/>
          <w:color w:val="auto"/>
        </w:rPr>
      </w:pPr>
      <w:bookmarkStart w:id="38" w:name="_Toc274210218"/>
      <w:r w:rsidRPr="0015600C">
        <w:rPr>
          <w:rFonts w:ascii="Arial" w:hAnsi="Arial" w:cs="Arial"/>
          <w:color w:val="auto"/>
        </w:rPr>
        <w:t>Conclusiones.</w:t>
      </w:r>
      <w:bookmarkEnd w:id="38"/>
    </w:p>
    <w:p w:rsidR="006C5B45" w:rsidRPr="0015600C" w:rsidRDefault="006C5B45" w:rsidP="006C5B45">
      <w:pPr>
        <w:jc w:val="both"/>
        <w:rPr>
          <w:rFonts w:ascii="Arial" w:hAnsi="Arial" w:cs="Arial"/>
        </w:rPr>
      </w:pPr>
    </w:p>
    <w:p w:rsidR="006C5B45" w:rsidRPr="0015600C" w:rsidRDefault="006C5B45" w:rsidP="006C5B45">
      <w:pPr>
        <w:autoSpaceDE w:val="0"/>
        <w:autoSpaceDN w:val="0"/>
        <w:adjustRightInd w:val="0"/>
        <w:jc w:val="both"/>
        <w:rPr>
          <w:rFonts w:ascii="Arial" w:hAnsi="Arial" w:cs="Arial"/>
          <w:bCs/>
        </w:rPr>
      </w:pPr>
    </w:p>
    <w:p w:rsidR="006C5B45" w:rsidRPr="0015600C" w:rsidRDefault="006C5B45" w:rsidP="006C5B45">
      <w:pPr>
        <w:autoSpaceDE w:val="0"/>
        <w:autoSpaceDN w:val="0"/>
        <w:adjustRightInd w:val="0"/>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571A65" w:rsidRPr="0015600C" w:rsidRDefault="00571A65" w:rsidP="006C5B45">
      <w:pPr>
        <w:jc w:val="both"/>
        <w:rPr>
          <w:rFonts w:ascii="Arial" w:hAnsi="Arial" w:cs="Arial"/>
        </w:rPr>
      </w:pPr>
    </w:p>
    <w:p w:rsidR="00571A65" w:rsidRPr="0015600C" w:rsidRDefault="00571A65" w:rsidP="006C5B45">
      <w:pPr>
        <w:jc w:val="both"/>
        <w:rPr>
          <w:rFonts w:ascii="Arial" w:hAnsi="Arial" w:cs="Arial"/>
        </w:rPr>
      </w:pPr>
    </w:p>
    <w:p w:rsidR="00571A65" w:rsidRPr="0015600C" w:rsidRDefault="00571A65" w:rsidP="006C5B45">
      <w:pPr>
        <w:jc w:val="both"/>
        <w:rPr>
          <w:rFonts w:ascii="Arial" w:hAnsi="Arial" w:cs="Arial"/>
        </w:rPr>
      </w:pPr>
    </w:p>
    <w:p w:rsidR="00571A65" w:rsidRPr="0015600C" w:rsidRDefault="00571A65" w:rsidP="006C5B45">
      <w:pPr>
        <w:jc w:val="both"/>
        <w:rPr>
          <w:rFonts w:ascii="Arial" w:hAnsi="Arial" w:cs="Arial"/>
        </w:rPr>
      </w:pPr>
    </w:p>
    <w:p w:rsidR="00571A65" w:rsidRPr="0015600C" w:rsidRDefault="00571A65" w:rsidP="006C5B45">
      <w:pPr>
        <w:jc w:val="both"/>
        <w:rPr>
          <w:rFonts w:ascii="Arial" w:hAnsi="Arial" w:cs="Arial"/>
        </w:rPr>
      </w:pPr>
    </w:p>
    <w:p w:rsidR="006C5B45" w:rsidRPr="0015600C" w:rsidRDefault="006C5B45" w:rsidP="00467284">
      <w:pPr>
        <w:pStyle w:val="Ttulo2"/>
        <w:spacing w:before="0"/>
        <w:jc w:val="center"/>
        <w:rPr>
          <w:rFonts w:ascii="Arial" w:hAnsi="Arial" w:cs="Arial"/>
          <w:color w:val="auto"/>
          <w:sz w:val="24"/>
          <w:szCs w:val="24"/>
        </w:rPr>
      </w:pPr>
      <w:bookmarkStart w:id="39" w:name="_Toc274210219"/>
      <w:r w:rsidRPr="0015600C">
        <w:rPr>
          <w:rFonts w:ascii="Arial" w:hAnsi="Arial" w:cs="Arial"/>
          <w:color w:val="auto"/>
          <w:sz w:val="24"/>
          <w:szCs w:val="24"/>
        </w:rPr>
        <w:t>MANUALES</w:t>
      </w:r>
      <w:bookmarkEnd w:id="39"/>
    </w:p>
    <w:p w:rsidR="006C5B45" w:rsidRPr="0015600C" w:rsidRDefault="006C5B45" w:rsidP="006C5B45">
      <w:pPr>
        <w:jc w:val="both"/>
        <w:rPr>
          <w:rFonts w:ascii="Arial" w:hAnsi="Arial" w:cs="Arial"/>
        </w:rPr>
      </w:pPr>
    </w:p>
    <w:p w:rsidR="006C5B45" w:rsidRPr="0015600C" w:rsidRDefault="006C5B45" w:rsidP="00571A65">
      <w:pPr>
        <w:pStyle w:val="Ttulo3"/>
        <w:spacing w:before="0"/>
        <w:jc w:val="both"/>
        <w:rPr>
          <w:rFonts w:ascii="Arial" w:hAnsi="Arial" w:cs="Arial"/>
          <w:color w:val="auto"/>
        </w:rPr>
      </w:pPr>
      <w:bookmarkStart w:id="40" w:name="_Toc274210220"/>
      <w:r w:rsidRPr="0015600C">
        <w:rPr>
          <w:rFonts w:ascii="Arial" w:hAnsi="Arial" w:cs="Arial"/>
          <w:color w:val="auto"/>
        </w:rPr>
        <w:t>Usuario</w:t>
      </w:r>
      <w:bookmarkEnd w:id="40"/>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3"/>
        <w:spacing w:before="0"/>
        <w:jc w:val="both"/>
        <w:rPr>
          <w:rFonts w:ascii="Arial" w:hAnsi="Arial" w:cs="Arial"/>
          <w:color w:val="auto"/>
        </w:rPr>
      </w:pPr>
      <w:bookmarkStart w:id="41" w:name="_Toc274210221"/>
      <w:r w:rsidRPr="0015600C">
        <w:rPr>
          <w:rFonts w:ascii="Arial" w:hAnsi="Arial" w:cs="Arial"/>
          <w:color w:val="auto"/>
        </w:rPr>
        <w:t>Técnico</w:t>
      </w:r>
      <w:bookmarkEnd w:id="41"/>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3"/>
        <w:spacing w:before="0"/>
        <w:jc w:val="both"/>
        <w:rPr>
          <w:rFonts w:ascii="Arial" w:hAnsi="Arial" w:cs="Arial"/>
          <w:color w:val="auto"/>
        </w:rPr>
      </w:pPr>
      <w:bookmarkStart w:id="42" w:name="_Toc274210222"/>
      <w:r w:rsidRPr="0015600C">
        <w:rPr>
          <w:rFonts w:ascii="Arial" w:hAnsi="Arial" w:cs="Arial"/>
          <w:color w:val="auto"/>
        </w:rPr>
        <w:t>Instalación</w:t>
      </w:r>
      <w:bookmarkEnd w:id="42"/>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571A65" w:rsidP="006C5B45">
      <w:pPr>
        <w:jc w:val="both"/>
        <w:rPr>
          <w:rFonts w:ascii="Arial" w:hAnsi="Arial" w:cs="Arial"/>
          <w:b/>
        </w:rPr>
      </w:pPr>
      <w:r w:rsidRPr="0015600C">
        <w:rPr>
          <w:rFonts w:ascii="Arial" w:hAnsi="Arial" w:cs="Arial"/>
          <w:b/>
        </w:rPr>
        <w:t xml:space="preserve">Capacitación </w:t>
      </w: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1"/>
        <w:keepLines/>
        <w:jc w:val="center"/>
        <w:rPr>
          <w:rFonts w:ascii="Arial" w:hAnsi="Arial" w:cs="Arial"/>
          <w:sz w:val="24"/>
        </w:rPr>
      </w:pPr>
      <w:bookmarkStart w:id="43" w:name="_Toc274210223"/>
      <w:r w:rsidRPr="0015600C">
        <w:rPr>
          <w:rFonts w:ascii="Arial" w:hAnsi="Arial" w:cs="Arial"/>
          <w:sz w:val="24"/>
        </w:rPr>
        <w:t>IMPLANTACIÓN DEL SISTEMA DE INFORMACIÓN</w:t>
      </w:r>
      <w:bookmarkEnd w:id="43"/>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2"/>
        <w:spacing w:before="0"/>
        <w:jc w:val="both"/>
        <w:rPr>
          <w:rFonts w:ascii="Arial" w:hAnsi="Arial" w:cs="Arial"/>
          <w:color w:val="auto"/>
          <w:sz w:val="24"/>
          <w:szCs w:val="24"/>
        </w:rPr>
      </w:pPr>
      <w:bookmarkStart w:id="44" w:name="_Toc274210224"/>
      <w:r w:rsidRPr="0015600C">
        <w:rPr>
          <w:rFonts w:ascii="Arial" w:hAnsi="Arial" w:cs="Arial"/>
          <w:color w:val="auto"/>
          <w:sz w:val="24"/>
          <w:szCs w:val="24"/>
        </w:rPr>
        <w:t>LICENCIAMIENTO</w:t>
      </w:r>
      <w:bookmarkEnd w:id="44"/>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571A65">
      <w:pPr>
        <w:pStyle w:val="Ttulo2"/>
        <w:spacing w:before="0"/>
        <w:jc w:val="both"/>
        <w:rPr>
          <w:rFonts w:ascii="Arial" w:hAnsi="Arial" w:cs="Arial"/>
          <w:color w:val="auto"/>
          <w:sz w:val="24"/>
          <w:szCs w:val="24"/>
        </w:rPr>
      </w:pPr>
      <w:bookmarkStart w:id="45" w:name="_Toc274210225"/>
      <w:r w:rsidRPr="0015600C">
        <w:rPr>
          <w:rFonts w:ascii="Arial" w:hAnsi="Arial" w:cs="Arial"/>
          <w:color w:val="auto"/>
          <w:sz w:val="24"/>
          <w:szCs w:val="24"/>
        </w:rPr>
        <w:lastRenderedPageBreak/>
        <w:t>VALIDACIÓN DE MANUALES</w:t>
      </w:r>
      <w:bookmarkEnd w:id="45"/>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571A65" w:rsidRPr="0015600C" w:rsidRDefault="00571A65" w:rsidP="00571A65">
      <w:pPr>
        <w:pStyle w:val="Ttulo3"/>
        <w:spacing w:before="0"/>
        <w:jc w:val="both"/>
        <w:rPr>
          <w:rFonts w:ascii="Arial" w:hAnsi="Arial" w:cs="Arial"/>
          <w:color w:val="auto"/>
        </w:rPr>
      </w:pPr>
      <w:bookmarkStart w:id="46" w:name="_Toc274210226"/>
      <w:r w:rsidRPr="0015600C">
        <w:rPr>
          <w:rFonts w:ascii="Arial" w:hAnsi="Arial" w:cs="Arial"/>
          <w:color w:val="auto"/>
        </w:rPr>
        <w:t>Descripción De Fases</w:t>
      </w:r>
      <w:bookmarkEnd w:id="46"/>
    </w:p>
    <w:p w:rsidR="00571A65" w:rsidRPr="0015600C" w:rsidRDefault="00571A65" w:rsidP="00571A65">
      <w:pPr>
        <w:jc w:val="both"/>
        <w:rPr>
          <w:rFonts w:ascii="Arial" w:hAnsi="Arial" w:cs="Arial"/>
        </w:rPr>
      </w:pPr>
    </w:p>
    <w:p w:rsidR="00571A65" w:rsidRPr="0015600C" w:rsidRDefault="00571A65" w:rsidP="00571A65">
      <w:pPr>
        <w:jc w:val="both"/>
        <w:rPr>
          <w:rFonts w:ascii="Arial" w:hAnsi="Arial" w:cs="Arial"/>
        </w:rPr>
      </w:pPr>
    </w:p>
    <w:p w:rsidR="00571A65" w:rsidRPr="0015600C" w:rsidRDefault="00571A65" w:rsidP="00571A65">
      <w:pPr>
        <w:jc w:val="both"/>
        <w:rPr>
          <w:rFonts w:ascii="Arial" w:hAnsi="Arial" w:cs="Arial"/>
        </w:rPr>
      </w:pPr>
    </w:p>
    <w:p w:rsidR="00571A65" w:rsidRPr="0015600C" w:rsidRDefault="00571A65" w:rsidP="00571A65">
      <w:pPr>
        <w:jc w:val="both"/>
        <w:rPr>
          <w:rFonts w:ascii="Arial" w:hAnsi="Arial" w:cs="Arial"/>
        </w:rPr>
      </w:pPr>
    </w:p>
    <w:p w:rsidR="00571A65" w:rsidRPr="0015600C" w:rsidRDefault="00571A65" w:rsidP="00571A65">
      <w:pPr>
        <w:pStyle w:val="Ttulo3"/>
        <w:spacing w:before="0"/>
        <w:jc w:val="both"/>
        <w:rPr>
          <w:rFonts w:ascii="Arial" w:hAnsi="Arial" w:cs="Arial"/>
          <w:color w:val="auto"/>
        </w:rPr>
      </w:pPr>
      <w:bookmarkStart w:id="47" w:name="_Toc274210227"/>
      <w:r w:rsidRPr="0015600C">
        <w:rPr>
          <w:rFonts w:ascii="Arial" w:hAnsi="Arial" w:cs="Arial"/>
          <w:color w:val="auto"/>
        </w:rPr>
        <w:t>Resultados De Validaciones</w:t>
      </w:r>
      <w:bookmarkEnd w:id="47"/>
    </w:p>
    <w:p w:rsidR="00571A65" w:rsidRPr="0015600C" w:rsidRDefault="00571A65" w:rsidP="00571A65">
      <w:pPr>
        <w:jc w:val="both"/>
        <w:rPr>
          <w:rFonts w:ascii="Arial" w:hAnsi="Arial" w:cs="Arial"/>
        </w:rPr>
      </w:pPr>
    </w:p>
    <w:p w:rsidR="00571A65" w:rsidRPr="0015600C" w:rsidRDefault="00571A65" w:rsidP="00571A65">
      <w:pPr>
        <w:jc w:val="both"/>
        <w:rPr>
          <w:rFonts w:ascii="Arial" w:hAnsi="Arial" w:cs="Arial"/>
        </w:rPr>
      </w:pPr>
    </w:p>
    <w:p w:rsidR="00571A65" w:rsidRPr="0015600C" w:rsidRDefault="00571A65" w:rsidP="00467284">
      <w:pPr>
        <w:jc w:val="center"/>
        <w:rPr>
          <w:rFonts w:ascii="Arial" w:hAnsi="Arial" w:cs="Arial"/>
        </w:rPr>
      </w:pPr>
    </w:p>
    <w:p w:rsidR="00571A65" w:rsidRPr="0015600C" w:rsidRDefault="00571A65" w:rsidP="00467284">
      <w:pPr>
        <w:pStyle w:val="Ttulo2"/>
        <w:spacing w:before="0"/>
        <w:jc w:val="center"/>
        <w:rPr>
          <w:rFonts w:ascii="Arial" w:hAnsi="Arial" w:cs="Arial"/>
          <w:color w:val="auto"/>
          <w:sz w:val="24"/>
          <w:szCs w:val="24"/>
        </w:rPr>
      </w:pPr>
      <w:bookmarkStart w:id="48" w:name="_Toc274210228"/>
      <w:r w:rsidRPr="0015600C">
        <w:rPr>
          <w:rFonts w:ascii="Arial" w:hAnsi="Arial" w:cs="Arial"/>
          <w:color w:val="auto"/>
          <w:sz w:val="24"/>
          <w:szCs w:val="24"/>
        </w:rPr>
        <w:t>VALIDACIÓN CAPACITACIÓN DE USUARIOS</w:t>
      </w:r>
      <w:bookmarkEnd w:id="48"/>
    </w:p>
    <w:p w:rsidR="00571A65" w:rsidRPr="0015600C" w:rsidRDefault="00571A65" w:rsidP="00571A65">
      <w:pPr>
        <w:jc w:val="both"/>
        <w:rPr>
          <w:rFonts w:ascii="Arial" w:hAnsi="Arial" w:cs="Arial"/>
        </w:rPr>
      </w:pPr>
    </w:p>
    <w:p w:rsidR="00571A65" w:rsidRPr="0015600C" w:rsidRDefault="00571A65" w:rsidP="00571A65">
      <w:pPr>
        <w:jc w:val="both"/>
        <w:rPr>
          <w:rFonts w:ascii="Arial" w:hAnsi="Arial" w:cs="Arial"/>
        </w:rPr>
      </w:pPr>
    </w:p>
    <w:p w:rsidR="00571A65" w:rsidRPr="0015600C" w:rsidRDefault="00571A65" w:rsidP="00467284">
      <w:pPr>
        <w:jc w:val="center"/>
        <w:rPr>
          <w:rFonts w:ascii="Arial" w:hAnsi="Arial" w:cs="Arial"/>
        </w:rPr>
      </w:pPr>
    </w:p>
    <w:p w:rsidR="00571A65" w:rsidRPr="0015600C" w:rsidRDefault="00571A65" w:rsidP="00467284">
      <w:pPr>
        <w:pStyle w:val="Ttulo2"/>
        <w:spacing w:before="0"/>
        <w:jc w:val="center"/>
        <w:rPr>
          <w:rFonts w:ascii="Arial" w:hAnsi="Arial" w:cs="Arial"/>
          <w:color w:val="auto"/>
          <w:sz w:val="24"/>
          <w:szCs w:val="24"/>
        </w:rPr>
      </w:pPr>
      <w:bookmarkStart w:id="49" w:name="_Toc274210229"/>
      <w:r w:rsidRPr="0015600C">
        <w:rPr>
          <w:rFonts w:ascii="Arial" w:hAnsi="Arial" w:cs="Arial"/>
          <w:color w:val="auto"/>
          <w:sz w:val="24"/>
          <w:szCs w:val="24"/>
        </w:rPr>
        <w:t>VALIDACIÓN DE LA SEGURIDAD DE INFORMACIÓN</w:t>
      </w:r>
      <w:bookmarkEnd w:id="49"/>
    </w:p>
    <w:p w:rsidR="00571A65" w:rsidRPr="0015600C" w:rsidRDefault="00571A65" w:rsidP="00571A65">
      <w:pPr>
        <w:jc w:val="both"/>
        <w:rPr>
          <w:rFonts w:ascii="Arial" w:hAnsi="Arial" w:cs="Arial"/>
        </w:rPr>
      </w:pPr>
    </w:p>
    <w:p w:rsidR="00571A65" w:rsidRPr="0015600C" w:rsidRDefault="00571A65" w:rsidP="00571A65">
      <w:pPr>
        <w:jc w:val="both"/>
        <w:rPr>
          <w:rFonts w:ascii="Arial" w:hAnsi="Arial" w:cs="Arial"/>
        </w:rPr>
      </w:pPr>
    </w:p>
    <w:p w:rsidR="00571A65" w:rsidRPr="0015600C" w:rsidRDefault="00571A65" w:rsidP="00571A65">
      <w:pPr>
        <w:jc w:val="both"/>
        <w:rPr>
          <w:rFonts w:ascii="Arial" w:hAnsi="Arial" w:cs="Arial"/>
        </w:rPr>
      </w:pPr>
    </w:p>
    <w:p w:rsidR="00571A65" w:rsidRPr="0015600C" w:rsidRDefault="00571A65" w:rsidP="00571A65">
      <w:pPr>
        <w:pStyle w:val="Ttulo2"/>
        <w:spacing w:before="0"/>
        <w:jc w:val="center"/>
        <w:rPr>
          <w:rFonts w:ascii="Arial" w:hAnsi="Arial" w:cs="Arial"/>
          <w:color w:val="auto"/>
          <w:sz w:val="24"/>
          <w:szCs w:val="24"/>
        </w:rPr>
      </w:pPr>
      <w:bookmarkStart w:id="50" w:name="_Toc274210230"/>
      <w:r w:rsidRPr="0015600C">
        <w:rPr>
          <w:rFonts w:ascii="Arial" w:hAnsi="Arial" w:cs="Arial"/>
          <w:color w:val="auto"/>
          <w:sz w:val="24"/>
          <w:szCs w:val="24"/>
        </w:rPr>
        <w:t>PLAN DE MANTENIMIENTO Y SOPORTE DE LA APLICACIÓN</w:t>
      </w:r>
      <w:bookmarkEnd w:id="50"/>
    </w:p>
    <w:p w:rsidR="00571A65" w:rsidRPr="0015600C" w:rsidRDefault="00571A65" w:rsidP="00571A65">
      <w:pPr>
        <w:jc w:val="both"/>
        <w:rPr>
          <w:rFonts w:ascii="Arial" w:hAnsi="Arial" w:cs="Arial"/>
        </w:rPr>
      </w:pPr>
    </w:p>
    <w:p w:rsidR="00571A65" w:rsidRPr="0015600C" w:rsidRDefault="00571A65" w:rsidP="00571A65">
      <w:pPr>
        <w:jc w:val="both"/>
        <w:rPr>
          <w:rFonts w:ascii="Arial" w:hAnsi="Arial" w:cs="Arial"/>
        </w:rPr>
      </w:pPr>
    </w:p>
    <w:p w:rsidR="00571A65" w:rsidRPr="0015600C" w:rsidRDefault="00571A65" w:rsidP="00571A65">
      <w:pPr>
        <w:autoSpaceDE w:val="0"/>
        <w:autoSpaceDN w:val="0"/>
        <w:adjustRightInd w:val="0"/>
        <w:jc w:val="both"/>
        <w:rPr>
          <w:rFonts w:ascii="Arial" w:hAnsi="Arial" w:cs="Arial"/>
        </w:rPr>
      </w:pPr>
      <w:r w:rsidRPr="0015600C">
        <w:rPr>
          <w:rFonts w:ascii="Arial" w:hAnsi="Arial" w:cs="Arial"/>
        </w:rPr>
        <w:t xml:space="preserve">Llevar la seguridad al sistema determina un ejercicio con diversos factores que pueden causar fuertes cambios en una organización. </w:t>
      </w:r>
    </w:p>
    <w:p w:rsidR="00571A65" w:rsidRPr="0015600C" w:rsidRDefault="00571A65" w:rsidP="00571A65">
      <w:pPr>
        <w:autoSpaceDE w:val="0"/>
        <w:autoSpaceDN w:val="0"/>
        <w:adjustRightInd w:val="0"/>
        <w:jc w:val="both"/>
        <w:rPr>
          <w:rFonts w:ascii="Arial" w:hAnsi="Arial" w:cs="Arial"/>
        </w:rPr>
      </w:pPr>
    </w:p>
    <w:p w:rsidR="00571A65" w:rsidRPr="0015600C" w:rsidRDefault="00571A65" w:rsidP="00571A65">
      <w:pPr>
        <w:autoSpaceDE w:val="0"/>
        <w:autoSpaceDN w:val="0"/>
        <w:adjustRightInd w:val="0"/>
        <w:jc w:val="both"/>
        <w:rPr>
          <w:rFonts w:ascii="Arial" w:hAnsi="Arial" w:cs="Arial"/>
        </w:rPr>
      </w:pPr>
    </w:p>
    <w:p w:rsidR="00571A65" w:rsidRPr="0015600C" w:rsidRDefault="00571A65" w:rsidP="00571A65">
      <w:pPr>
        <w:autoSpaceDE w:val="0"/>
        <w:autoSpaceDN w:val="0"/>
        <w:adjustRightInd w:val="0"/>
        <w:jc w:val="both"/>
        <w:rPr>
          <w:rFonts w:ascii="Arial" w:hAnsi="Arial" w:cs="Arial"/>
        </w:rPr>
      </w:pPr>
      <w:r w:rsidRPr="0015600C">
        <w:rPr>
          <w:rFonts w:ascii="Arial" w:hAnsi="Arial" w:cs="Arial"/>
        </w:rPr>
        <w:t>Para que la veterinaria tenga un buen respaldo de su información (</w:t>
      </w:r>
      <w:proofErr w:type="spellStart"/>
      <w:r w:rsidRPr="0015600C">
        <w:rPr>
          <w:rFonts w:ascii="Arial" w:hAnsi="Arial" w:cs="Arial"/>
        </w:rPr>
        <w:t>Backup’s</w:t>
      </w:r>
      <w:proofErr w:type="spellEnd"/>
      <w:r w:rsidRPr="0015600C">
        <w:rPr>
          <w:rFonts w:ascii="Arial" w:hAnsi="Arial" w:cs="Arial"/>
        </w:rPr>
        <w:t>) es necesario capacitar a la persona que se encargara de esta área, en esta ocasión es nuestro administrador.</w:t>
      </w:r>
    </w:p>
    <w:p w:rsidR="00571A65" w:rsidRPr="0015600C" w:rsidRDefault="00571A65" w:rsidP="00571A65">
      <w:pPr>
        <w:autoSpaceDE w:val="0"/>
        <w:autoSpaceDN w:val="0"/>
        <w:adjustRightInd w:val="0"/>
        <w:jc w:val="both"/>
        <w:rPr>
          <w:rFonts w:ascii="Arial" w:hAnsi="Arial" w:cs="Arial"/>
        </w:rPr>
      </w:pPr>
    </w:p>
    <w:p w:rsidR="00571A65" w:rsidRPr="0015600C" w:rsidRDefault="00571A65" w:rsidP="00571A65">
      <w:pPr>
        <w:autoSpaceDE w:val="0"/>
        <w:autoSpaceDN w:val="0"/>
        <w:adjustRightInd w:val="0"/>
        <w:jc w:val="both"/>
        <w:rPr>
          <w:rFonts w:ascii="Arial" w:hAnsi="Arial" w:cs="Arial"/>
        </w:rPr>
      </w:pPr>
    </w:p>
    <w:p w:rsidR="00571A65" w:rsidRPr="0015600C" w:rsidRDefault="00571A65" w:rsidP="00571A65">
      <w:pPr>
        <w:jc w:val="both"/>
        <w:rPr>
          <w:rFonts w:ascii="Arial" w:hAnsi="Arial" w:cs="Arial"/>
        </w:rPr>
      </w:pPr>
      <w:r w:rsidRPr="0015600C">
        <w:rPr>
          <w:rFonts w:ascii="Arial" w:hAnsi="Arial" w:cs="Arial"/>
        </w:rPr>
        <w:t>Y para cumplir  con un completo respaldo y soporte debemos realizar lo siguiente:</w:t>
      </w:r>
    </w:p>
    <w:p w:rsidR="00571A65" w:rsidRPr="0015600C" w:rsidRDefault="00571A65" w:rsidP="00571A65">
      <w:pPr>
        <w:jc w:val="both"/>
        <w:rPr>
          <w:rFonts w:ascii="Arial" w:hAnsi="Arial" w:cs="Arial"/>
        </w:rPr>
      </w:pPr>
    </w:p>
    <w:p w:rsidR="00571A65" w:rsidRPr="0015600C" w:rsidRDefault="00571A65" w:rsidP="00571A65">
      <w:pPr>
        <w:jc w:val="both"/>
        <w:rPr>
          <w:rFonts w:ascii="Arial" w:hAnsi="Arial" w:cs="Arial"/>
        </w:rPr>
      </w:pPr>
    </w:p>
    <w:p w:rsidR="00571A65" w:rsidRPr="0015600C" w:rsidRDefault="00571A65" w:rsidP="002234BA">
      <w:pPr>
        <w:pStyle w:val="Prrafodelista"/>
        <w:numPr>
          <w:ilvl w:val="0"/>
          <w:numId w:val="23"/>
        </w:numPr>
        <w:ind w:left="0" w:firstLine="0"/>
        <w:contextualSpacing w:val="0"/>
        <w:jc w:val="both"/>
        <w:rPr>
          <w:rFonts w:ascii="Arial" w:hAnsi="Arial" w:cs="Arial"/>
        </w:rPr>
      </w:pPr>
      <w:r w:rsidRPr="0015600C">
        <w:rPr>
          <w:rFonts w:ascii="Arial" w:hAnsi="Arial" w:cs="Arial"/>
        </w:rPr>
        <w:t>Conservación: debemos evitar la degradación del sistema, para ello se debe tener un especialista en seguridad para controlar los distintos factores que estos tengan si se hace lo dicho anteriormente.</w:t>
      </w: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2234BA">
      <w:pPr>
        <w:pStyle w:val="Prrafodelista"/>
        <w:numPr>
          <w:ilvl w:val="0"/>
          <w:numId w:val="23"/>
        </w:numPr>
        <w:ind w:left="0" w:firstLine="0"/>
        <w:contextualSpacing w:val="0"/>
        <w:jc w:val="both"/>
        <w:rPr>
          <w:rFonts w:ascii="Arial" w:hAnsi="Arial" w:cs="Arial"/>
        </w:rPr>
      </w:pPr>
      <w:r w:rsidRPr="0015600C">
        <w:rPr>
          <w:rFonts w:ascii="Arial" w:hAnsi="Arial" w:cs="Arial"/>
        </w:rPr>
        <w:lastRenderedPageBreak/>
        <w:t xml:space="preserve">Confiabilidad: el sistema debe funcionar correctamente  sin falla alguna. Ya que errores en la operación y mantenimiento causarían que  los actos inseguros pueden  generen nuevas fallas ya sea en la documentación y factores de recursos. </w:t>
      </w: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2234BA">
      <w:pPr>
        <w:pStyle w:val="Prrafodelista"/>
        <w:numPr>
          <w:ilvl w:val="0"/>
          <w:numId w:val="23"/>
        </w:numPr>
        <w:ind w:left="0" w:firstLine="0"/>
        <w:contextualSpacing w:val="0"/>
        <w:jc w:val="both"/>
        <w:rPr>
          <w:rFonts w:ascii="Arial" w:hAnsi="Arial" w:cs="Arial"/>
        </w:rPr>
      </w:pPr>
      <w:r w:rsidRPr="0015600C">
        <w:rPr>
          <w:rFonts w:ascii="Arial" w:hAnsi="Arial" w:cs="Arial"/>
        </w:rPr>
        <w:t xml:space="preserve">Mantenimiento: este es encargado de llevar los componentes de los requerimientos del mantenimiento del  software.  Los equipos se deben someter a un riguroso mantenimiento incluyendo, si es necesario, cambiar partes de la misma dependiendo a como estén y por ultimo dejar un  acta el cual diga qué, cómo y quien realizó el procedimiento en cuestión (con sus respectivas fechas, y firmas). </w:t>
      </w: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571A65" w:rsidRPr="0015600C" w:rsidRDefault="00571A65" w:rsidP="00571A65">
      <w:pPr>
        <w:pStyle w:val="Prrafodelista"/>
        <w:ind w:left="0"/>
        <w:contextualSpacing w:val="0"/>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6C5B45" w:rsidRPr="0015600C" w:rsidRDefault="006C5B45" w:rsidP="006C5B45">
      <w:pPr>
        <w:jc w:val="both"/>
        <w:rPr>
          <w:rFonts w:ascii="Arial" w:hAnsi="Arial" w:cs="Arial"/>
        </w:rPr>
      </w:pPr>
    </w:p>
    <w:p w:rsidR="002A1633" w:rsidRPr="0015600C" w:rsidRDefault="002A1633" w:rsidP="00701D95">
      <w:pPr>
        <w:ind w:right="49"/>
        <w:jc w:val="both"/>
        <w:rPr>
          <w:rStyle w:val="Textoennegrita"/>
          <w:rFonts w:ascii="Arial" w:hAnsi="Arial" w:cs="Arial"/>
          <w:b w:val="0"/>
        </w:rPr>
      </w:pPr>
    </w:p>
    <w:p w:rsidR="002A1633" w:rsidRPr="0015600C" w:rsidRDefault="002A1633" w:rsidP="00701D95">
      <w:pPr>
        <w:ind w:right="49"/>
        <w:jc w:val="both"/>
        <w:rPr>
          <w:rStyle w:val="Textoennegrita"/>
          <w:rFonts w:ascii="Arial" w:hAnsi="Arial" w:cs="Arial"/>
          <w:b w:val="0"/>
        </w:rPr>
      </w:pPr>
    </w:p>
    <w:p w:rsidR="0091518A" w:rsidRPr="0015600C" w:rsidRDefault="0091518A" w:rsidP="00701D95">
      <w:pPr>
        <w:ind w:right="49"/>
        <w:jc w:val="both"/>
        <w:rPr>
          <w:rStyle w:val="Textoennegrita"/>
          <w:rFonts w:ascii="Arial" w:hAnsi="Arial" w:cs="Arial"/>
        </w:rPr>
      </w:pPr>
    </w:p>
    <w:p w:rsidR="008242EE" w:rsidRPr="0015600C" w:rsidDel="000A3F0F" w:rsidRDefault="008242EE" w:rsidP="00701D95">
      <w:pPr>
        <w:ind w:right="49"/>
        <w:jc w:val="both"/>
        <w:rPr>
          <w:rStyle w:val="Textoennegrita"/>
          <w:rFonts w:ascii="Arial" w:hAnsi="Arial" w:cs="Arial"/>
        </w:rPr>
      </w:pPr>
    </w:p>
    <w:p w:rsidR="001A45F5" w:rsidRPr="0015600C" w:rsidRDefault="001A45F5">
      <w:pPr>
        <w:spacing w:after="200" w:line="276" w:lineRule="auto"/>
        <w:rPr>
          <w:rStyle w:val="Textoennegrita"/>
          <w:rFonts w:ascii="Arial" w:hAnsi="Arial" w:cs="Arial"/>
        </w:rPr>
      </w:pPr>
      <w:r w:rsidRPr="0015600C">
        <w:rPr>
          <w:rStyle w:val="Textoennegrita"/>
          <w:rFonts w:ascii="Arial" w:hAnsi="Arial" w:cs="Arial"/>
        </w:rPr>
        <w:br w:type="page"/>
      </w:r>
    </w:p>
    <w:p w:rsidR="0017061F" w:rsidRPr="0015600C" w:rsidRDefault="0017061F" w:rsidP="00701D95">
      <w:pPr>
        <w:shd w:val="clear" w:color="auto" w:fill="FFFFFF"/>
        <w:spacing w:before="100" w:beforeAutospacing="1" w:after="100" w:afterAutospacing="1"/>
        <w:ind w:right="49"/>
        <w:jc w:val="both"/>
        <w:rPr>
          <w:rStyle w:val="Textoennegrita"/>
          <w:rFonts w:ascii="Arial" w:hAnsi="Arial" w:cs="Arial"/>
          <w:b w:val="0"/>
        </w:rPr>
        <w:sectPr w:rsidR="0017061F" w:rsidRPr="0015600C" w:rsidSect="0015600C">
          <w:footerReference w:type="default" r:id="rId57"/>
          <w:pgSz w:w="12242" w:h="15842" w:code="122"/>
          <w:pgMar w:top="2268" w:right="1134" w:bottom="1701" w:left="2268" w:header="709" w:footer="709" w:gutter="0"/>
          <w:cols w:space="708"/>
          <w:docGrid w:linePitch="360"/>
        </w:sectPr>
      </w:pPr>
    </w:p>
    <w:p w:rsidR="0017061F" w:rsidRPr="0015600C" w:rsidRDefault="0017061F" w:rsidP="00701D95">
      <w:pPr>
        <w:shd w:val="clear" w:color="auto" w:fill="FFFFFF"/>
        <w:spacing w:before="100" w:beforeAutospacing="1" w:after="100" w:afterAutospacing="1"/>
        <w:ind w:right="49"/>
        <w:jc w:val="center"/>
        <w:rPr>
          <w:rStyle w:val="Textoennegrita"/>
          <w:rFonts w:ascii="Arial" w:hAnsi="Arial" w:cs="Arial"/>
        </w:rPr>
      </w:pPr>
    </w:p>
    <w:p w:rsidR="0017061F" w:rsidRPr="0015600C" w:rsidRDefault="00885574" w:rsidP="006267F0">
      <w:pPr>
        <w:shd w:val="clear" w:color="auto" w:fill="FFFFFF"/>
        <w:spacing w:before="100" w:beforeAutospacing="1" w:after="100" w:afterAutospacing="1"/>
        <w:ind w:right="49"/>
        <w:jc w:val="center"/>
        <w:rPr>
          <w:rStyle w:val="Textoennegrita"/>
          <w:rFonts w:ascii="Arial" w:hAnsi="Arial" w:cs="Arial"/>
        </w:rPr>
      </w:pPr>
      <w:r w:rsidRPr="0015600C">
        <w:rPr>
          <w:rStyle w:val="Textoennegrita"/>
          <w:rFonts w:ascii="Arial" w:hAnsi="Arial" w:cs="Arial"/>
        </w:rPr>
        <w:t>CIBERGRAFIA</w:t>
      </w:r>
    </w:p>
    <w:p w:rsidR="00885574" w:rsidRPr="0015600C" w:rsidRDefault="00885574" w:rsidP="00701D95">
      <w:pPr>
        <w:shd w:val="clear" w:color="auto" w:fill="FFFFFF"/>
        <w:spacing w:before="100" w:beforeAutospacing="1" w:after="100" w:afterAutospacing="1"/>
        <w:ind w:right="49"/>
        <w:jc w:val="center"/>
        <w:rPr>
          <w:rStyle w:val="Textoennegrita"/>
          <w:rFonts w:ascii="Arial" w:hAnsi="Arial" w:cs="Arial"/>
        </w:rPr>
      </w:pPr>
    </w:p>
    <w:p w:rsidR="0017061F" w:rsidRPr="0015600C" w:rsidRDefault="002D7F54" w:rsidP="002234BA">
      <w:pPr>
        <w:numPr>
          <w:ilvl w:val="0"/>
          <w:numId w:val="12"/>
        </w:numPr>
        <w:ind w:left="0" w:right="49"/>
        <w:jc w:val="both"/>
        <w:rPr>
          <w:rStyle w:val="Textoennegrita"/>
          <w:rFonts w:ascii="Arial" w:hAnsi="Arial" w:cs="Arial"/>
        </w:rPr>
      </w:pPr>
      <w:hyperlink r:id="rId58" w:history="1">
        <w:r w:rsidR="0017061F" w:rsidRPr="0015600C">
          <w:rPr>
            <w:rStyle w:val="Textoennegrita"/>
            <w:rFonts w:ascii="Arial" w:hAnsi="Arial" w:cs="Arial"/>
          </w:rPr>
          <w:t>www.google.com</w:t>
        </w:r>
      </w:hyperlink>
    </w:p>
    <w:p w:rsidR="0017061F" w:rsidRPr="0015600C" w:rsidRDefault="002D7F54" w:rsidP="002234BA">
      <w:pPr>
        <w:numPr>
          <w:ilvl w:val="0"/>
          <w:numId w:val="12"/>
        </w:numPr>
        <w:ind w:left="0" w:right="49"/>
        <w:jc w:val="both"/>
        <w:rPr>
          <w:rStyle w:val="Textoennegrita"/>
          <w:rFonts w:ascii="Arial" w:hAnsi="Arial" w:cs="Arial"/>
        </w:rPr>
      </w:pPr>
      <w:hyperlink r:id="rId59" w:history="1">
        <w:r w:rsidR="0017061F" w:rsidRPr="0015600C">
          <w:rPr>
            <w:rStyle w:val="Textoennegrita"/>
            <w:rFonts w:ascii="Arial" w:hAnsi="Arial" w:cs="Arial"/>
          </w:rPr>
          <w:t>www.monografias.com</w:t>
        </w:r>
      </w:hyperlink>
    </w:p>
    <w:p w:rsidR="0017061F" w:rsidRPr="0015600C" w:rsidRDefault="002D7F54" w:rsidP="002234BA">
      <w:pPr>
        <w:numPr>
          <w:ilvl w:val="0"/>
          <w:numId w:val="12"/>
        </w:numPr>
        <w:ind w:left="0" w:right="49"/>
        <w:jc w:val="both"/>
        <w:rPr>
          <w:rStyle w:val="Textoennegrita"/>
          <w:rFonts w:ascii="Arial" w:hAnsi="Arial" w:cs="Arial"/>
        </w:rPr>
      </w:pPr>
      <w:hyperlink r:id="rId60" w:history="1">
        <w:r w:rsidR="0017061F" w:rsidRPr="0015600C">
          <w:rPr>
            <w:rStyle w:val="Textoennegrita"/>
            <w:rFonts w:ascii="Arial" w:hAnsi="Arial" w:cs="Arial"/>
          </w:rPr>
          <w:t>www.elmundo.es/diccionarios</w:t>
        </w:r>
      </w:hyperlink>
    </w:p>
    <w:p w:rsidR="0017061F" w:rsidRPr="0015600C" w:rsidRDefault="002D7F54" w:rsidP="002234BA">
      <w:pPr>
        <w:numPr>
          <w:ilvl w:val="0"/>
          <w:numId w:val="12"/>
        </w:numPr>
        <w:shd w:val="clear" w:color="auto" w:fill="FFFFFF"/>
        <w:spacing w:before="100" w:beforeAutospacing="1" w:after="100" w:afterAutospacing="1"/>
        <w:ind w:left="0" w:right="49"/>
        <w:jc w:val="both"/>
        <w:rPr>
          <w:rStyle w:val="Textoennegrita"/>
          <w:rFonts w:ascii="Arial" w:hAnsi="Arial" w:cs="Arial"/>
        </w:rPr>
      </w:pPr>
      <w:hyperlink r:id="rId61" w:history="1">
        <w:r w:rsidR="002A489F" w:rsidRPr="0015600C">
          <w:rPr>
            <w:rStyle w:val="Textoennegrita"/>
            <w:rFonts w:ascii="Arial" w:hAnsi="Arial" w:cs="Arial"/>
          </w:rPr>
          <w:t>http://intranet.minedu.gob.pe/intranet/</w:t>
        </w:r>
      </w:hyperlink>
    </w:p>
    <w:p w:rsidR="002A489F" w:rsidRPr="0015600C" w:rsidRDefault="002D7F54" w:rsidP="002234BA">
      <w:pPr>
        <w:pStyle w:val="Prrafodelista"/>
        <w:numPr>
          <w:ilvl w:val="0"/>
          <w:numId w:val="12"/>
        </w:numPr>
        <w:ind w:left="0" w:right="49"/>
        <w:rPr>
          <w:rStyle w:val="Textoennegrita"/>
          <w:rFonts w:ascii="Arial" w:hAnsi="Arial" w:cs="Arial"/>
        </w:rPr>
      </w:pPr>
      <w:hyperlink r:id="rId62" w:history="1">
        <w:r w:rsidR="002A489F" w:rsidRPr="0015600C">
          <w:rPr>
            <w:rStyle w:val="Textoennegrita"/>
            <w:rFonts w:ascii="Arial" w:hAnsi="Arial" w:cs="Arial"/>
          </w:rPr>
          <w:t>http://msdn.microsoft.com/es-es/library/tt9a9e45(VS.90).aspx</w:t>
        </w:r>
      </w:hyperlink>
    </w:p>
    <w:p w:rsidR="002A489F" w:rsidRPr="0015600C" w:rsidRDefault="002A489F" w:rsidP="00701D95">
      <w:pPr>
        <w:shd w:val="clear" w:color="auto" w:fill="FFFFFF"/>
        <w:spacing w:before="100" w:beforeAutospacing="1" w:after="100" w:afterAutospacing="1"/>
        <w:ind w:right="49"/>
        <w:jc w:val="both"/>
        <w:rPr>
          <w:rStyle w:val="Textoennegrita"/>
          <w:rFonts w:ascii="Arial" w:hAnsi="Arial" w:cs="Arial"/>
        </w:rPr>
      </w:pPr>
    </w:p>
    <w:p w:rsidR="002B4565" w:rsidRPr="0015600C" w:rsidRDefault="002B4565"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2B4565" w:rsidRPr="0015600C" w:rsidRDefault="002B4565" w:rsidP="00701D95">
      <w:pPr>
        <w:shd w:val="clear" w:color="auto" w:fill="FFFFFF"/>
        <w:spacing w:before="100" w:beforeAutospacing="1" w:after="100" w:afterAutospacing="1"/>
        <w:ind w:right="49"/>
        <w:jc w:val="both"/>
        <w:rPr>
          <w:rStyle w:val="Textoennegrita"/>
          <w:rFonts w:ascii="Arial" w:hAnsi="Arial" w:cs="Arial"/>
        </w:rPr>
      </w:pPr>
    </w:p>
    <w:p w:rsidR="002B4565" w:rsidRPr="0015600C" w:rsidRDefault="002B4565" w:rsidP="00701D95">
      <w:pPr>
        <w:shd w:val="clear" w:color="auto" w:fill="FFFFFF"/>
        <w:spacing w:before="100" w:beforeAutospacing="1" w:after="100" w:afterAutospacing="1"/>
        <w:ind w:right="49"/>
        <w:jc w:val="both"/>
        <w:rPr>
          <w:rStyle w:val="Textoennegrita"/>
          <w:rFonts w:ascii="Arial" w:hAnsi="Arial" w:cs="Arial"/>
        </w:rPr>
      </w:pPr>
    </w:p>
    <w:p w:rsidR="002B4565" w:rsidRPr="0015600C" w:rsidRDefault="002B4565" w:rsidP="00701D95">
      <w:pPr>
        <w:shd w:val="clear" w:color="auto" w:fill="FFFFFF"/>
        <w:spacing w:before="100" w:beforeAutospacing="1" w:after="100" w:afterAutospacing="1"/>
        <w:ind w:right="49"/>
        <w:jc w:val="both"/>
        <w:rPr>
          <w:rStyle w:val="Textoennegrita"/>
          <w:rFonts w:ascii="Arial" w:hAnsi="Arial" w:cs="Arial"/>
        </w:rPr>
      </w:pPr>
    </w:p>
    <w:p w:rsidR="002B4565" w:rsidRPr="0015600C" w:rsidRDefault="002B4565"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shd w:val="clear" w:color="auto" w:fill="FFFFFF"/>
        <w:spacing w:before="100" w:beforeAutospacing="1" w:after="100" w:afterAutospacing="1"/>
        <w:ind w:right="49"/>
        <w:jc w:val="both"/>
        <w:rPr>
          <w:rStyle w:val="Textoennegrita"/>
          <w:rFonts w:ascii="Arial" w:hAnsi="Arial" w:cs="Arial"/>
        </w:rPr>
      </w:pPr>
    </w:p>
    <w:p w:rsidR="00A83749" w:rsidRPr="0015600C" w:rsidRDefault="00A83749" w:rsidP="00701D95">
      <w:pPr>
        <w:ind w:right="49"/>
        <w:jc w:val="both"/>
        <w:rPr>
          <w:rFonts w:ascii="Arial" w:hAnsi="Arial" w:cs="Arial"/>
          <w:b/>
          <w:lang w:val="es-ES"/>
        </w:rPr>
      </w:pPr>
    </w:p>
    <w:p w:rsidR="006267F0" w:rsidRPr="0015600C" w:rsidRDefault="006267F0" w:rsidP="00701D95">
      <w:pPr>
        <w:ind w:right="49"/>
        <w:jc w:val="both"/>
        <w:rPr>
          <w:rFonts w:ascii="Arial" w:hAnsi="Arial" w:cs="Arial"/>
          <w:b/>
          <w:lang w:val="es-ES"/>
        </w:rPr>
      </w:pPr>
    </w:p>
    <w:p w:rsidR="006267F0" w:rsidRPr="0015600C" w:rsidRDefault="006267F0" w:rsidP="00701D95">
      <w:pPr>
        <w:ind w:right="49"/>
        <w:jc w:val="both"/>
        <w:rPr>
          <w:rFonts w:ascii="Arial" w:hAnsi="Arial" w:cs="Arial"/>
          <w:b/>
          <w:lang w:val="es-ES"/>
        </w:rPr>
      </w:pPr>
    </w:p>
    <w:p w:rsidR="006267F0" w:rsidRPr="0015600C" w:rsidRDefault="006267F0" w:rsidP="00701D95">
      <w:pPr>
        <w:ind w:right="49"/>
        <w:jc w:val="both"/>
        <w:rPr>
          <w:rFonts w:ascii="Arial" w:hAnsi="Arial" w:cs="Arial"/>
          <w:b/>
          <w:lang w:val="es-ES"/>
        </w:rPr>
      </w:pPr>
    </w:p>
    <w:p w:rsidR="0047199C" w:rsidRPr="0015600C" w:rsidRDefault="006267F0" w:rsidP="00701D95">
      <w:pPr>
        <w:tabs>
          <w:tab w:val="left" w:pos="3834"/>
        </w:tabs>
        <w:ind w:right="49"/>
        <w:rPr>
          <w:rFonts w:ascii="Arial" w:hAnsi="Arial" w:cs="Arial"/>
        </w:rPr>
      </w:pPr>
      <w:r w:rsidRPr="0015600C">
        <w:rPr>
          <w:rFonts w:ascii="Arial" w:hAnsi="Arial" w:cs="Arial"/>
        </w:rPr>
        <w:t>GLOSARIO</w:t>
      </w:r>
    </w:p>
    <w:p w:rsidR="006267F0" w:rsidRPr="0015600C" w:rsidRDefault="006267F0" w:rsidP="00701D95">
      <w:pPr>
        <w:tabs>
          <w:tab w:val="left" w:pos="3834"/>
        </w:tabs>
        <w:ind w:right="49"/>
        <w:rPr>
          <w:rFonts w:ascii="Arial" w:hAnsi="Arial" w:cs="Arial"/>
        </w:rPr>
      </w:pPr>
    </w:p>
    <w:p w:rsidR="006267F0" w:rsidRPr="0015600C" w:rsidRDefault="006267F0" w:rsidP="006267F0">
      <w:pPr>
        <w:pStyle w:val="Ttulo1"/>
        <w:numPr>
          <w:ilvl w:val="0"/>
          <w:numId w:val="4"/>
        </w:numPr>
        <w:ind w:left="0" w:right="49"/>
        <w:jc w:val="both"/>
        <w:rPr>
          <w:rStyle w:val="Textoennegrita"/>
          <w:rFonts w:ascii="Arial" w:hAnsi="Arial" w:cs="Arial"/>
          <w:sz w:val="24"/>
        </w:rPr>
      </w:pPr>
      <w:r w:rsidRPr="0015600C">
        <w:rPr>
          <w:rStyle w:val="Textoennegrita"/>
          <w:rFonts w:ascii="Arial" w:hAnsi="Arial" w:cs="Arial"/>
          <w:sz w:val="24"/>
        </w:rPr>
        <w:t>Sistema de información – Un sistema de información es un conjunto de elementos que interactúan entre si para facilitar los procesos en las empresas. El sistema de información cumple con todos los elementos de la teoría general de sistemas.</w:t>
      </w:r>
    </w:p>
    <w:p w:rsidR="006267F0" w:rsidRPr="0015600C" w:rsidRDefault="006267F0" w:rsidP="006267F0">
      <w:pPr>
        <w:pStyle w:val="Ttulo1"/>
        <w:numPr>
          <w:ilvl w:val="0"/>
          <w:numId w:val="4"/>
        </w:numPr>
        <w:ind w:left="0" w:right="49"/>
        <w:jc w:val="both"/>
        <w:rPr>
          <w:rStyle w:val="Textoennegrita"/>
          <w:rFonts w:ascii="Arial" w:hAnsi="Arial" w:cs="Arial"/>
          <w:sz w:val="24"/>
        </w:rPr>
      </w:pPr>
      <w:r w:rsidRPr="0015600C">
        <w:rPr>
          <w:rStyle w:val="Textoennegrita"/>
          <w:rFonts w:ascii="Arial" w:hAnsi="Arial" w:cs="Arial"/>
          <w:sz w:val="24"/>
        </w:rPr>
        <w:t>Sistema de facturación – Un sistema de facturación permite llevar un registro de los movimientos de ventas de la empresa permitiendo así realizar un cálculo de sus utilidades.</w:t>
      </w:r>
    </w:p>
    <w:p w:rsidR="006267F0" w:rsidRPr="0015600C" w:rsidRDefault="006267F0" w:rsidP="006267F0">
      <w:pPr>
        <w:pStyle w:val="Ttulo1"/>
        <w:numPr>
          <w:ilvl w:val="0"/>
          <w:numId w:val="4"/>
        </w:numPr>
        <w:ind w:left="0" w:right="49"/>
        <w:jc w:val="both"/>
        <w:rPr>
          <w:rStyle w:val="Textoennegrita"/>
          <w:rFonts w:ascii="Arial" w:hAnsi="Arial" w:cs="Arial"/>
          <w:sz w:val="24"/>
        </w:rPr>
      </w:pPr>
      <w:r w:rsidRPr="0015600C">
        <w:rPr>
          <w:rStyle w:val="Textoennegrita"/>
          <w:rFonts w:ascii="Arial" w:hAnsi="Arial" w:cs="Arial"/>
          <w:sz w:val="24"/>
        </w:rPr>
        <w:t>Tecnología móvil y dispositivos – La tecnología móvil es la quinta generación del hardware que actualmente es la tecnología más utilizada en el mundo debido a la masificación que han permitido las empresas en relación coste/beneficio.</w:t>
      </w:r>
    </w:p>
    <w:p w:rsidR="006267F0" w:rsidRPr="0015600C" w:rsidRDefault="006267F0" w:rsidP="006267F0">
      <w:pPr>
        <w:pStyle w:val="Ttulo1"/>
        <w:numPr>
          <w:ilvl w:val="0"/>
          <w:numId w:val="4"/>
        </w:numPr>
        <w:ind w:left="0" w:right="49"/>
        <w:jc w:val="both"/>
        <w:rPr>
          <w:rStyle w:val="Textoennegrita"/>
          <w:rFonts w:ascii="Arial" w:hAnsi="Arial" w:cs="Arial"/>
          <w:sz w:val="24"/>
        </w:rPr>
      </w:pPr>
      <w:r w:rsidRPr="0015600C">
        <w:rPr>
          <w:rStyle w:val="Textoennegrita"/>
          <w:rFonts w:ascii="Arial" w:hAnsi="Arial" w:cs="Arial"/>
          <w:sz w:val="24"/>
        </w:rPr>
        <w:t>Protocolo WAP – Protocolo de Aplicaciones móviles es aquel que permite a la aplicación va a tener accesibilidad a la red utilizando conexión inalámbrica.</w:t>
      </w:r>
    </w:p>
    <w:p w:rsidR="006267F0" w:rsidRPr="0015600C" w:rsidRDefault="006267F0" w:rsidP="006267F0">
      <w:pPr>
        <w:pStyle w:val="Ttulo1"/>
        <w:numPr>
          <w:ilvl w:val="0"/>
          <w:numId w:val="4"/>
        </w:numPr>
        <w:ind w:left="0" w:right="49"/>
        <w:jc w:val="both"/>
        <w:rPr>
          <w:rStyle w:val="Textoennegrita"/>
          <w:rFonts w:ascii="Arial" w:hAnsi="Arial" w:cs="Arial"/>
          <w:sz w:val="24"/>
        </w:rPr>
      </w:pPr>
      <w:r w:rsidRPr="0015600C">
        <w:rPr>
          <w:rStyle w:val="Textoennegrita"/>
          <w:rFonts w:ascii="Arial" w:hAnsi="Arial" w:cs="Arial"/>
          <w:sz w:val="24"/>
        </w:rPr>
        <w:t>Metodología de proyectos RUP – El RUP en conjunto con el UML permite el análisis, implementación y .documentación del software durante el desarrollo del proyecto.</w:t>
      </w:r>
    </w:p>
    <w:p w:rsidR="006267F0" w:rsidRPr="0015600C" w:rsidRDefault="006267F0" w:rsidP="006267F0">
      <w:pPr>
        <w:pStyle w:val="Ttulo1"/>
        <w:numPr>
          <w:ilvl w:val="0"/>
          <w:numId w:val="4"/>
        </w:numPr>
        <w:ind w:left="0" w:right="49"/>
        <w:jc w:val="both"/>
        <w:rPr>
          <w:rStyle w:val="Textoennegrita"/>
          <w:rFonts w:ascii="Arial" w:hAnsi="Arial" w:cs="Arial"/>
          <w:sz w:val="24"/>
        </w:rPr>
      </w:pPr>
      <w:r w:rsidRPr="0015600C">
        <w:rPr>
          <w:rStyle w:val="Textoennegrita"/>
          <w:rFonts w:ascii="Arial" w:hAnsi="Arial" w:cs="Arial"/>
          <w:sz w:val="24"/>
        </w:rPr>
        <w:t>Lenguaje de modelado UML – Estos son los estándares de modelado de software los cuales utilizaremos para modelar el desarrollo de nuestro sistema.</w:t>
      </w:r>
    </w:p>
    <w:p w:rsidR="006267F0" w:rsidRPr="0015600C" w:rsidRDefault="006267F0" w:rsidP="006267F0">
      <w:pPr>
        <w:pStyle w:val="Ttulo1"/>
        <w:numPr>
          <w:ilvl w:val="0"/>
          <w:numId w:val="4"/>
        </w:numPr>
        <w:ind w:left="0" w:right="49"/>
        <w:jc w:val="both"/>
        <w:rPr>
          <w:rStyle w:val="Textoennegrita"/>
          <w:rFonts w:ascii="Arial" w:hAnsi="Arial" w:cs="Arial"/>
          <w:sz w:val="24"/>
        </w:rPr>
      </w:pPr>
      <w:r w:rsidRPr="0015600C">
        <w:rPr>
          <w:rStyle w:val="Textoennegrita"/>
          <w:rFonts w:ascii="Arial" w:hAnsi="Arial" w:cs="Arial"/>
          <w:sz w:val="24"/>
        </w:rPr>
        <w:t>Bases de datos. – La base de datos en nuestro sistema de información es vital debido a que se requiere llevar un gran registro de datos en nuestro sistema por eso un correcto modelo de una base de datos y la implementación con el sistema generan la funcionalidad final del sistema.</w:t>
      </w:r>
    </w:p>
    <w:p w:rsidR="006267F0" w:rsidRPr="0015600C" w:rsidRDefault="006267F0" w:rsidP="006267F0">
      <w:pPr>
        <w:numPr>
          <w:ilvl w:val="0"/>
          <w:numId w:val="4"/>
        </w:numPr>
        <w:ind w:left="0" w:right="49"/>
        <w:rPr>
          <w:rStyle w:val="Textoennegrita"/>
          <w:rFonts w:ascii="Arial" w:hAnsi="Arial" w:cs="Arial"/>
          <w:b w:val="0"/>
        </w:rPr>
      </w:pPr>
      <w:r w:rsidRPr="0015600C">
        <w:rPr>
          <w:rStyle w:val="Textoennegrita"/>
          <w:rFonts w:ascii="Arial" w:hAnsi="Arial" w:cs="Arial"/>
          <w:b w:val="0"/>
        </w:rPr>
        <w:t xml:space="preserve">Protocolo http – Es el protocolo de transferencia de hipertexto usado en cada transacción del </w:t>
      </w:r>
      <w:proofErr w:type="spellStart"/>
      <w:r w:rsidRPr="0015600C">
        <w:rPr>
          <w:rStyle w:val="Textoennegrita"/>
          <w:rFonts w:ascii="Arial" w:hAnsi="Arial" w:cs="Arial"/>
          <w:b w:val="0"/>
        </w:rPr>
        <w:t>worldwide</w:t>
      </w:r>
      <w:proofErr w:type="spellEnd"/>
      <w:r w:rsidRPr="0015600C">
        <w:rPr>
          <w:rStyle w:val="Textoennegrita"/>
          <w:rFonts w:ascii="Arial" w:hAnsi="Arial" w:cs="Arial"/>
          <w:b w:val="0"/>
        </w:rPr>
        <w:t xml:space="preserve"> web. Siguiendo el esquema de petición y respuesta.</w:t>
      </w:r>
    </w:p>
    <w:p w:rsidR="006267F0" w:rsidRPr="0015600C" w:rsidRDefault="006267F0" w:rsidP="006267F0">
      <w:pPr>
        <w:numPr>
          <w:ilvl w:val="0"/>
          <w:numId w:val="4"/>
        </w:numPr>
        <w:spacing w:after="200" w:line="276" w:lineRule="auto"/>
        <w:ind w:left="0" w:right="49"/>
        <w:jc w:val="both"/>
        <w:rPr>
          <w:rStyle w:val="Textoennegrita"/>
          <w:rFonts w:ascii="Arial" w:hAnsi="Arial" w:cs="Arial"/>
          <w:b w:val="0"/>
        </w:rPr>
      </w:pPr>
      <w:r w:rsidRPr="0015600C">
        <w:rPr>
          <w:rStyle w:val="Textoennegrita"/>
          <w:rFonts w:ascii="Arial" w:hAnsi="Arial" w:cs="Arial"/>
          <w:b w:val="0"/>
        </w:rPr>
        <w:t>Facturación – Es un documento administrativo que refleja toda la información de una operación de compraventa en las empresas del sector comercial.</w:t>
      </w:r>
    </w:p>
    <w:p w:rsidR="006267F0" w:rsidRPr="0015600C" w:rsidRDefault="006267F0" w:rsidP="002234BA">
      <w:pPr>
        <w:pStyle w:val="Prrafodelista"/>
        <w:numPr>
          <w:ilvl w:val="0"/>
          <w:numId w:val="22"/>
        </w:numPr>
        <w:ind w:left="0" w:right="49"/>
        <w:jc w:val="both"/>
        <w:rPr>
          <w:rStyle w:val="Textoennegrita"/>
          <w:rFonts w:ascii="Arial" w:hAnsi="Arial" w:cs="Arial"/>
          <w:b w:val="0"/>
        </w:rPr>
      </w:pPr>
      <w:r w:rsidRPr="0015600C">
        <w:rPr>
          <w:rStyle w:val="Textoennegrita"/>
          <w:rFonts w:ascii="Arial" w:hAnsi="Arial" w:cs="Arial"/>
          <w:b w:val="0"/>
        </w:rPr>
        <w:t xml:space="preserve">Diagrama de Casos de uso: Permite manejar un diseño del sistema mediante un diagrama que lo componen los actores del sistema, y los casos de uso del mismo. </w:t>
      </w:r>
    </w:p>
    <w:p w:rsidR="006267F0" w:rsidRPr="0015600C" w:rsidRDefault="006267F0" w:rsidP="006267F0">
      <w:pPr>
        <w:ind w:right="49"/>
        <w:jc w:val="both"/>
        <w:rPr>
          <w:rStyle w:val="Textoennegrita"/>
          <w:rFonts w:ascii="Arial" w:hAnsi="Arial" w:cs="Arial"/>
          <w:b w:val="0"/>
        </w:rPr>
      </w:pPr>
    </w:p>
    <w:p w:rsidR="006267F0" w:rsidRPr="0015600C" w:rsidRDefault="006267F0" w:rsidP="006267F0">
      <w:pPr>
        <w:ind w:right="49"/>
        <w:jc w:val="both"/>
        <w:rPr>
          <w:rStyle w:val="Textoennegrita"/>
          <w:rFonts w:ascii="Arial" w:hAnsi="Arial" w:cs="Arial"/>
          <w:b w:val="0"/>
        </w:rPr>
      </w:pPr>
    </w:p>
    <w:p w:rsidR="006267F0" w:rsidRPr="0015600C" w:rsidRDefault="006267F0" w:rsidP="006267F0">
      <w:pPr>
        <w:ind w:right="49"/>
        <w:jc w:val="both"/>
        <w:rPr>
          <w:rStyle w:val="Textoennegrita"/>
          <w:rFonts w:ascii="Arial" w:hAnsi="Arial" w:cs="Arial"/>
          <w:b w:val="0"/>
        </w:rPr>
      </w:pPr>
      <w:r w:rsidRPr="0015600C">
        <w:rPr>
          <w:rStyle w:val="Textoennegrita"/>
          <w:rFonts w:ascii="Arial" w:hAnsi="Arial" w:cs="Arial"/>
          <w:b w:val="0"/>
        </w:rPr>
        <w:t xml:space="preserve">- Diagrama de Requerimientos: Diagrama de UML que permite mantener un contexto general sobre los elementos que hacen parte del sistema  para que el mismo pueda estar en funcionamiento, (elementos externos e internos) basados en </w:t>
      </w:r>
      <w:proofErr w:type="gramStart"/>
      <w:r w:rsidRPr="0015600C">
        <w:rPr>
          <w:rStyle w:val="Textoennegrita"/>
          <w:rFonts w:ascii="Arial" w:hAnsi="Arial" w:cs="Arial"/>
          <w:b w:val="0"/>
        </w:rPr>
        <w:t>factores(</w:t>
      </w:r>
      <w:proofErr w:type="gramEnd"/>
      <w:r w:rsidRPr="0015600C">
        <w:rPr>
          <w:rStyle w:val="Textoennegrita"/>
          <w:rFonts w:ascii="Arial" w:hAnsi="Arial" w:cs="Arial"/>
          <w:b w:val="0"/>
        </w:rPr>
        <w:t xml:space="preserve"> económicos, sociales, funcionales).</w:t>
      </w:r>
    </w:p>
    <w:p w:rsidR="006267F0" w:rsidRPr="0015600C" w:rsidRDefault="006267F0" w:rsidP="006267F0">
      <w:pPr>
        <w:ind w:right="49"/>
        <w:jc w:val="both"/>
        <w:rPr>
          <w:rStyle w:val="Textoennegrita"/>
          <w:rFonts w:ascii="Arial" w:hAnsi="Arial" w:cs="Arial"/>
          <w:b w:val="0"/>
        </w:rPr>
      </w:pPr>
    </w:p>
    <w:p w:rsidR="006267F0" w:rsidRPr="0015600C" w:rsidRDefault="006267F0" w:rsidP="006267F0">
      <w:pPr>
        <w:ind w:right="49"/>
        <w:jc w:val="both"/>
        <w:rPr>
          <w:rStyle w:val="Textoennegrita"/>
          <w:rFonts w:ascii="Arial" w:hAnsi="Arial" w:cs="Arial"/>
          <w:b w:val="0"/>
        </w:rPr>
      </w:pPr>
    </w:p>
    <w:p w:rsidR="006267F0" w:rsidRPr="0015600C" w:rsidRDefault="006267F0" w:rsidP="002234BA">
      <w:pPr>
        <w:pStyle w:val="Prrafodelista"/>
        <w:numPr>
          <w:ilvl w:val="3"/>
          <w:numId w:val="24"/>
        </w:numPr>
        <w:ind w:left="0" w:right="49" w:hanging="425"/>
        <w:jc w:val="both"/>
        <w:rPr>
          <w:rStyle w:val="Textoennegrita"/>
          <w:rFonts w:ascii="Arial" w:hAnsi="Arial" w:cs="Arial"/>
          <w:b w:val="0"/>
        </w:rPr>
      </w:pPr>
      <w:r w:rsidRPr="0015600C">
        <w:rPr>
          <w:rStyle w:val="Textoennegrita"/>
          <w:rFonts w:ascii="Arial" w:hAnsi="Arial" w:cs="Arial"/>
          <w:b w:val="0"/>
        </w:rPr>
        <w:t>Diagrama de Procesos: Diagrama de UML que permite modelar todos los posibles procesos que se manejan en el sistema. Manejando las posibles relaciones que pueden haber entre procesos.</w:t>
      </w:r>
    </w:p>
    <w:p w:rsidR="006267F0" w:rsidRPr="0015600C" w:rsidRDefault="006267F0" w:rsidP="006267F0">
      <w:pPr>
        <w:ind w:right="49"/>
        <w:jc w:val="both"/>
        <w:rPr>
          <w:rStyle w:val="Textoennegrita"/>
          <w:rFonts w:ascii="Arial" w:hAnsi="Arial" w:cs="Arial"/>
          <w:b w:val="0"/>
        </w:rPr>
      </w:pPr>
    </w:p>
    <w:p w:rsidR="006267F0" w:rsidRPr="0015600C" w:rsidRDefault="006267F0" w:rsidP="006267F0">
      <w:pPr>
        <w:ind w:right="49"/>
        <w:jc w:val="both"/>
        <w:rPr>
          <w:rStyle w:val="Textoennegrita"/>
          <w:rFonts w:ascii="Arial" w:hAnsi="Arial" w:cs="Arial"/>
          <w:b w:val="0"/>
        </w:rPr>
      </w:pPr>
    </w:p>
    <w:p w:rsidR="006267F0" w:rsidRPr="0015600C" w:rsidRDefault="006267F0" w:rsidP="006267F0">
      <w:pPr>
        <w:ind w:right="49"/>
        <w:jc w:val="both"/>
        <w:rPr>
          <w:rStyle w:val="Textoennegrita"/>
          <w:rFonts w:ascii="Arial" w:hAnsi="Arial" w:cs="Arial"/>
          <w:b w:val="0"/>
        </w:rPr>
      </w:pPr>
    </w:p>
    <w:p w:rsidR="006267F0" w:rsidRPr="0015600C" w:rsidRDefault="006267F0" w:rsidP="002234BA">
      <w:pPr>
        <w:pStyle w:val="Prrafodelista"/>
        <w:numPr>
          <w:ilvl w:val="3"/>
          <w:numId w:val="24"/>
        </w:numPr>
        <w:ind w:left="0" w:right="49"/>
        <w:jc w:val="both"/>
        <w:rPr>
          <w:rStyle w:val="Textoennegrita"/>
          <w:rFonts w:ascii="Arial" w:hAnsi="Arial" w:cs="Arial"/>
          <w:b w:val="0"/>
        </w:rPr>
      </w:pPr>
      <w:r w:rsidRPr="0015600C">
        <w:rPr>
          <w:rStyle w:val="Textoennegrita"/>
          <w:rFonts w:ascii="Arial" w:hAnsi="Arial" w:cs="Arial"/>
          <w:b w:val="0"/>
        </w:rPr>
        <w:t>Diagrama de Gantt: Diagrama que permite realizar una organización cronológica de las fases que se van a manejar en el desarrollo del proyecto.</w:t>
      </w:r>
    </w:p>
    <w:p w:rsidR="006267F0" w:rsidRPr="0015600C" w:rsidRDefault="006267F0" w:rsidP="00701D95">
      <w:pPr>
        <w:tabs>
          <w:tab w:val="left" w:pos="3834"/>
        </w:tabs>
        <w:ind w:right="49"/>
        <w:rPr>
          <w:rFonts w:ascii="Arial" w:hAnsi="Arial" w:cs="Arial"/>
        </w:rPr>
      </w:pPr>
    </w:p>
    <w:sectPr w:rsidR="006267F0" w:rsidRPr="0015600C" w:rsidSect="0017061F">
      <w:pgSz w:w="12240" w:h="15840" w:code="1"/>
      <w:pgMar w:top="1701" w:right="1701" w:bottom="1701"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1417" w:rsidRDefault="007F1417" w:rsidP="0074607F">
      <w:r>
        <w:separator/>
      </w:r>
    </w:p>
  </w:endnote>
  <w:endnote w:type="continuationSeparator" w:id="0">
    <w:p w:rsidR="007F1417" w:rsidRDefault="007F1417" w:rsidP="0074607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534" w:rsidRDefault="00943534">
    <w:pPr>
      <w:pStyle w:val="Piedepgina"/>
    </w:pPr>
    <w:r>
      <w:rPr>
        <w:noProof/>
        <w:lang w:val="es-ES"/>
      </w:rPr>
      <w:drawing>
        <wp:anchor distT="0" distB="0" distL="114300" distR="114300" simplePos="0" relativeHeight="251658752" behindDoc="0" locked="0" layoutInCell="1" allowOverlap="1">
          <wp:simplePos x="0" y="0"/>
          <wp:positionH relativeFrom="column">
            <wp:posOffset>5210175</wp:posOffset>
          </wp:positionH>
          <wp:positionV relativeFrom="paragraph">
            <wp:posOffset>-336550</wp:posOffset>
          </wp:positionV>
          <wp:extent cx="771525" cy="704850"/>
          <wp:effectExtent l="19050" t="0" r="9525" b="0"/>
          <wp:wrapSquare wrapText="bothSides"/>
          <wp:docPr id="5" name="9 Imagen" descr="MovilF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Fac1.jpg"/>
                  <pic:cNvPicPr/>
                </pic:nvPicPr>
                <pic:blipFill>
                  <a:blip r:embed="rId1"/>
                  <a:stretch>
                    <a:fillRect/>
                  </a:stretch>
                </pic:blipFill>
                <pic:spPr>
                  <a:xfrm>
                    <a:off x="0" y="0"/>
                    <a:ext cx="771525" cy="704850"/>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1417" w:rsidRDefault="007F1417" w:rsidP="0074607F">
      <w:r>
        <w:separator/>
      </w:r>
    </w:p>
  </w:footnote>
  <w:footnote w:type="continuationSeparator" w:id="0">
    <w:p w:rsidR="007F1417" w:rsidRDefault="007F1417" w:rsidP="0074607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D0E0F"/>
    <w:multiLevelType w:val="hybridMultilevel"/>
    <w:tmpl w:val="B64AC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F1902"/>
    <w:multiLevelType w:val="hybridMultilevel"/>
    <w:tmpl w:val="7284D108"/>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360" w:hanging="360"/>
      </w:pPr>
      <w:rPr>
        <w:rFonts w:ascii="Wingdings" w:hAnsi="Wingdings"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nsid w:val="12F0477D"/>
    <w:multiLevelType w:val="hybridMultilevel"/>
    <w:tmpl w:val="9DA8AE52"/>
    <w:lvl w:ilvl="0" w:tplc="0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172C2240"/>
    <w:multiLevelType w:val="multilevel"/>
    <w:tmpl w:val="5488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C8189C"/>
    <w:multiLevelType w:val="hybridMultilevel"/>
    <w:tmpl w:val="BCCA2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924EA0"/>
    <w:multiLevelType w:val="hybridMultilevel"/>
    <w:tmpl w:val="0AC0CDA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8BD4952"/>
    <w:multiLevelType w:val="multilevel"/>
    <w:tmpl w:val="3190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B37725"/>
    <w:multiLevelType w:val="hybridMultilevel"/>
    <w:tmpl w:val="138AE440"/>
    <w:lvl w:ilvl="0" w:tplc="2C0A000B">
      <w:start w:val="1"/>
      <w:numFmt w:val="bullet"/>
      <w:lvlText w:val=""/>
      <w:lvlJc w:val="left"/>
      <w:pPr>
        <w:ind w:left="2160" w:hanging="360"/>
      </w:pPr>
      <w:rPr>
        <w:rFonts w:ascii="Wingdings" w:hAnsi="Wingdings" w:hint="default"/>
      </w:rPr>
    </w:lvl>
    <w:lvl w:ilvl="1" w:tplc="2C0A0003">
      <w:start w:val="1"/>
      <w:numFmt w:val="bullet"/>
      <w:lvlText w:val="o"/>
      <w:lvlJc w:val="left"/>
      <w:pPr>
        <w:ind w:left="2880" w:hanging="360"/>
      </w:pPr>
      <w:rPr>
        <w:rFonts w:ascii="Courier New" w:hAnsi="Courier New" w:cs="Courier New" w:hint="default"/>
      </w:rPr>
    </w:lvl>
    <w:lvl w:ilvl="2" w:tplc="2C0A0005">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8">
    <w:nsid w:val="262E67CD"/>
    <w:multiLevelType w:val="hybridMultilevel"/>
    <w:tmpl w:val="C1927EBC"/>
    <w:lvl w:ilvl="0" w:tplc="58762806">
      <w:start w:val="1"/>
      <w:numFmt w:val="bullet"/>
      <w:lvlText w:val=""/>
      <w:lvlJc w:val="left"/>
      <w:pPr>
        <w:tabs>
          <w:tab w:val="num" w:pos="720"/>
        </w:tabs>
        <w:ind w:left="720" w:hanging="360"/>
      </w:pPr>
      <w:rPr>
        <w:rFonts w:ascii="Symbol" w:hAnsi="Symbol" w:hint="default"/>
        <w:sz w:val="22"/>
        <w:szCs w:val="22"/>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27470087"/>
    <w:multiLevelType w:val="multilevel"/>
    <w:tmpl w:val="D3DE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1A475B"/>
    <w:multiLevelType w:val="multilevel"/>
    <w:tmpl w:val="A6BE3D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34E57F5A"/>
    <w:multiLevelType w:val="hybridMultilevel"/>
    <w:tmpl w:val="BE649F7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0F4C54"/>
    <w:multiLevelType w:val="hybridMultilevel"/>
    <w:tmpl w:val="F88CD49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64B10D2"/>
    <w:multiLevelType w:val="hybridMultilevel"/>
    <w:tmpl w:val="10D639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3B9031B6"/>
    <w:multiLevelType w:val="hybridMultilevel"/>
    <w:tmpl w:val="730E6E54"/>
    <w:lvl w:ilvl="0" w:tplc="0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40F94DE5"/>
    <w:multiLevelType w:val="hybridMultilevel"/>
    <w:tmpl w:val="10A84434"/>
    <w:lvl w:ilvl="0" w:tplc="0C0A0003">
      <w:start w:val="1"/>
      <w:numFmt w:val="bullet"/>
      <w:lvlText w:val="o"/>
      <w:lvlJc w:val="left"/>
      <w:pPr>
        <w:ind w:left="1353" w:hanging="360"/>
      </w:pPr>
      <w:rPr>
        <w:rFonts w:ascii="Courier New" w:hAnsi="Courier New" w:cs="Courier New"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6">
    <w:nsid w:val="46754900"/>
    <w:multiLevelType w:val="hybridMultilevel"/>
    <w:tmpl w:val="D93ECB7C"/>
    <w:lvl w:ilvl="0" w:tplc="3508F490">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76B063B"/>
    <w:multiLevelType w:val="hybridMultilevel"/>
    <w:tmpl w:val="892CD69A"/>
    <w:lvl w:ilvl="0" w:tplc="1348018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nsid w:val="520E25C9"/>
    <w:multiLevelType w:val="hybridMultilevel"/>
    <w:tmpl w:val="660E8BAC"/>
    <w:lvl w:ilvl="0" w:tplc="C19C1224">
      <w:start w:val="1"/>
      <w:numFmt w:val="bullet"/>
      <w:lvlText w:val="-"/>
      <w:lvlJc w:val="left"/>
      <w:pPr>
        <w:ind w:left="420" w:hanging="360"/>
      </w:pPr>
      <w:rPr>
        <w:rFonts w:ascii="Arial" w:eastAsia="Times New Roman"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9">
    <w:nsid w:val="53F51674"/>
    <w:multiLevelType w:val="multilevel"/>
    <w:tmpl w:val="39889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2F5A04"/>
    <w:multiLevelType w:val="multilevel"/>
    <w:tmpl w:val="144A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E72007"/>
    <w:multiLevelType w:val="hybridMultilevel"/>
    <w:tmpl w:val="CD6AFD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7A0699B"/>
    <w:multiLevelType w:val="multilevel"/>
    <w:tmpl w:val="50FAD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5A5F2F4C"/>
    <w:multiLevelType w:val="hybridMultilevel"/>
    <w:tmpl w:val="6C66DFE8"/>
    <w:lvl w:ilvl="0" w:tplc="0C0A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E6F2284"/>
    <w:multiLevelType w:val="hybridMultilevel"/>
    <w:tmpl w:val="05445A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1455082"/>
    <w:multiLevelType w:val="hybridMultilevel"/>
    <w:tmpl w:val="AADC5034"/>
    <w:lvl w:ilvl="0" w:tplc="0C0A000B">
      <w:start w:val="1"/>
      <w:numFmt w:val="bullet"/>
      <w:lvlText w:val=""/>
      <w:lvlJc w:val="left"/>
      <w:pPr>
        <w:tabs>
          <w:tab w:val="num" w:pos="360"/>
        </w:tabs>
        <w:ind w:left="360" w:hanging="360"/>
      </w:pPr>
      <w:rPr>
        <w:rFonts w:ascii="Wingdings" w:hAnsi="Wingdings" w:hint="default"/>
      </w:rPr>
    </w:lvl>
    <w:lvl w:ilvl="1" w:tplc="040A0003">
      <w:start w:val="1"/>
      <w:numFmt w:val="bullet"/>
      <w:lvlText w:val="o"/>
      <w:lvlJc w:val="left"/>
      <w:pPr>
        <w:tabs>
          <w:tab w:val="num" w:pos="360"/>
        </w:tabs>
        <w:ind w:left="36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6">
    <w:nsid w:val="676C6B22"/>
    <w:multiLevelType w:val="hybridMultilevel"/>
    <w:tmpl w:val="E1A630A4"/>
    <w:lvl w:ilvl="0" w:tplc="0C0A0003">
      <w:start w:val="1"/>
      <w:numFmt w:val="bullet"/>
      <w:lvlText w:val="o"/>
      <w:lvlJc w:val="left"/>
      <w:pPr>
        <w:tabs>
          <w:tab w:val="num" w:pos="360"/>
        </w:tabs>
        <w:ind w:left="360" w:hanging="360"/>
      </w:pPr>
      <w:rPr>
        <w:rFonts w:ascii="Courier New" w:hAnsi="Courier New" w:cs="Courier New" w:hint="default"/>
        <w:b/>
        <w:color w:val="17365D"/>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27">
    <w:nsid w:val="68606B24"/>
    <w:multiLevelType w:val="hybridMultilevel"/>
    <w:tmpl w:val="CDDAD0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B9F7342"/>
    <w:multiLevelType w:val="multilevel"/>
    <w:tmpl w:val="F49454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705666AD"/>
    <w:multiLevelType w:val="multilevel"/>
    <w:tmpl w:val="0C0A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749E2394"/>
    <w:multiLevelType w:val="hybridMultilevel"/>
    <w:tmpl w:val="2B5A7A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nsid w:val="7E875233"/>
    <w:multiLevelType w:val="multilevel"/>
    <w:tmpl w:val="7E18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9831D3"/>
    <w:multiLevelType w:val="hybridMultilevel"/>
    <w:tmpl w:val="97028D0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2"/>
  </w:num>
  <w:num w:numId="2">
    <w:abstractNumId w:val="9"/>
  </w:num>
  <w:num w:numId="3">
    <w:abstractNumId w:val="19"/>
  </w:num>
  <w:num w:numId="4">
    <w:abstractNumId w:val="0"/>
  </w:num>
  <w:num w:numId="5">
    <w:abstractNumId w:val="7"/>
  </w:num>
  <w:num w:numId="6">
    <w:abstractNumId w:val="12"/>
  </w:num>
  <w:num w:numId="7">
    <w:abstractNumId w:val="5"/>
  </w:num>
  <w:num w:numId="8">
    <w:abstractNumId w:val="2"/>
  </w:num>
  <w:num w:numId="9">
    <w:abstractNumId w:val="14"/>
  </w:num>
  <w:num w:numId="10">
    <w:abstractNumId w:val="1"/>
  </w:num>
  <w:num w:numId="11">
    <w:abstractNumId w:val="25"/>
  </w:num>
  <w:num w:numId="12">
    <w:abstractNumId w:val="29"/>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13"/>
  </w:num>
  <w:num w:numId="17">
    <w:abstractNumId w:val="20"/>
  </w:num>
  <w:num w:numId="18">
    <w:abstractNumId w:val="3"/>
  </w:num>
  <w:num w:numId="19">
    <w:abstractNumId w:val="8"/>
  </w:num>
  <w:num w:numId="20">
    <w:abstractNumId w:val="26"/>
  </w:num>
  <w:num w:numId="21">
    <w:abstractNumId w:val="6"/>
  </w:num>
  <w:num w:numId="22">
    <w:abstractNumId w:val="30"/>
  </w:num>
  <w:num w:numId="23">
    <w:abstractNumId w:val="4"/>
  </w:num>
  <w:num w:numId="24">
    <w:abstractNumId w:val="27"/>
  </w:num>
  <w:num w:numId="25">
    <w:abstractNumId w:val="28"/>
  </w:num>
  <w:num w:numId="26">
    <w:abstractNumId w:val="17"/>
  </w:num>
  <w:num w:numId="27">
    <w:abstractNumId w:val="23"/>
  </w:num>
  <w:num w:numId="28">
    <w:abstractNumId w:val="11"/>
  </w:num>
  <w:num w:numId="29">
    <w:abstractNumId w:val="24"/>
  </w:num>
  <w:num w:numId="30">
    <w:abstractNumId w:val="15"/>
  </w:num>
  <w:num w:numId="31">
    <w:abstractNumId w:val="21"/>
  </w:num>
  <w:num w:numId="32">
    <w:abstractNumId w:val="18"/>
  </w:num>
  <w:num w:numId="33">
    <w:abstractNumId w:val="1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ocumentProtection w:edit="readOnly" w:formatting="1" w:enforcement="0"/>
  <w:defaultTabStop w:val="720"/>
  <w:hyphenationZone w:val="425"/>
  <w:drawingGridHorizontalSpacing w:val="110"/>
  <w:displayHorizontalDrawingGridEvery w:val="2"/>
  <w:displayVerticalDrawingGridEvery w:val="2"/>
  <w:characterSpacingControl w:val="doNotCompress"/>
  <w:hdrShapeDefaults>
    <o:shapedefaults v:ext="edit" spidmax="5122"/>
  </w:hdrShapeDefaults>
  <w:footnotePr>
    <w:footnote w:id="-1"/>
    <w:footnote w:id="0"/>
  </w:footnotePr>
  <w:endnotePr>
    <w:endnote w:id="-1"/>
    <w:endnote w:id="0"/>
  </w:endnotePr>
  <w:compat/>
  <w:rsids>
    <w:rsidRoot w:val="00B00EA5"/>
    <w:rsid w:val="00021E9A"/>
    <w:rsid w:val="00023906"/>
    <w:rsid w:val="00023DEA"/>
    <w:rsid w:val="000301C6"/>
    <w:rsid w:val="000323AF"/>
    <w:rsid w:val="00036E9F"/>
    <w:rsid w:val="00054E8D"/>
    <w:rsid w:val="00055681"/>
    <w:rsid w:val="00060FBD"/>
    <w:rsid w:val="00061FAA"/>
    <w:rsid w:val="00063A80"/>
    <w:rsid w:val="0006437A"/>
    <w:rsid w:val="00071353"/>
    <w:rsid w:val="000727F0"/>
    <w:rsid w:val="000842B4"/>
    <w:rsid w:val="00090631"/>
    <w:rsid w:val="000915F8"/>
    <w:rsid w:val="000950A9"/>
    <w:rsid w:val="00095714"/>
    <w:rsid w:val="00096B35"/>
    <w:rsid w:val="000A3F0F"/>
    <w:rsid w:val="000B777B"/>
    <w:rsid w:val="000C3514"/>
    <w:rsid w:val="000C3CBF"/>
    <w:rsid w:val="000C52A8"/>
    <w:rsid w:val="000C699D"/>
    <w:rsid w:val="000C7190"/>
    <w:rsid w:val="000E35C4"/>
    <w:rsid w:val="000E36D0"/>
    <w:rsid w:val="000E49B9"/>
    <w:rsid w:val="001129FE"/>
    <w:rsid w:val="0011623E"/>
    <w:rsid w:val="00133F0E"/>
    <w:rsid w:val="001371AF"/>
    <w:rsid w:val="00141E15"/>
    <w:rsid w:val="00144582"/>
    <w:rsid w:val="00151AC5"/>
    <w:rsid w:val="0015600C"/>
    <w:rsid w:val="001618A8"/>
    <w:rsid w:val="00162603"/>
    <w:rsid w:val="00167554"/>
    <w:rsid w:val="001705F4"/>
    <w:rsid w:val="0017061F"/>
    <w:rsid w:val="00174AC8"/>
    <w:rsid w:val="00183350"/>
    <w:rsid w:val="001844BB"/>
    <w:rsid w:val="00191568"/>
    <w:rsid w:val="00193C87"/>
    <w:rsid w:val="001A45F5"/>
    <w:rsid w:val="001A739F"/>
    <w:rsid w:val="001B0159"/>
    <w:rsid w:val="001C5AFE"/>
    <w:rsid w:val="001C64C5"/>
    <w:rsid w:val="001C6CA9"/>
    <w:rsid w:val="001E2490"/>
    <w:rsid w:val="001E2ED5"/>
    <w:rsid w:val="001F2C9C"/>
    <w:rsid w:val="00206ACC"/>
    <w:rsid w:val="002234BA"/>
    <w:rsid w:val="0022435F"/>
    <w:rsid w:val="00225587"/>
    <w:rsid w:val="0022695C"/>
    <w:rsid w:val="00227BE1"/>
    <w:rsid w:val="0023397A"/>
    <w:rsid w:val="00236510"/>
    <w:rsid w:val="00242273"/>
    <w:rsid w:val="00242294"/>
    <w:rsid w:val="0024756F"/>
    <w:rsid w:val="002539CE"/>
    <w:rsid w:val="00261E7C"/>
    <w:rsid w:val="00270310"/>
    <w:rsid w:val="00276C83"/>
    <w:rsid w:val="0027770D"/>
    <w:rsid w:val="00285594"/>
    <w:rsid w:val="00285C9D"/>
    <w:rsid w:val="0029034F"/>
    <w:rsid w:val="0029295C"/>
    <w:rsid w:val="002930F6"/>
    <w:rsid w:val="00296939"/>
    <w:rsid w:val="002A1633"/>
    <w:rsid w:val="002A33F2"/>
    <w:rsid w:val="002A489F"/>
    <w:rsid w:val="002B38F6"/>
    <w:rsid w:val="002B4565"/>
    <w:rsid w:val="002B6692"/>
    <w:rsid w:val="002D2366"/>
    <w:rsid w:val="002D6A0F"/>
    <w:rsid w:val="002D7F54"/>
    <w:rsid w:val="002F4EAD"/>
    <w:rsid w:val="00301AD0"/>
    <w:rsid w:val="00323B55"/>
    <w:rsid w:val="00335212"/>
    <w:rsid w:val="00336A18"/>
    <w:rsid w:val="003500B0"/>
    <w:rsid w:val="00350C53"/>
    <w:rsid w:val="00351B6A"/>
    <w:rsid w:val="0035379E"/>
    <w:rsid w:val="00361F86"/>
    <w:rsid w:val="00365314"/>
    <w:rsid w:val="00372325"/>
    <w:rsid w:val="003759D8"/>
    <w:rsid w:val="00384285"/>
    <w:rsid w:val="003853BB"/>
    <w:rsid w:val="00387B33"/>
    <w:rsid w:val="00390005"/>
    <w:rsid w:val="003949FC"/>
    <w:rsid w:val="003A2451"/>
    <w:rsid w:val="003A5801"/>
    <w:rsid w:val="003A7071"/>
    <w:rsid w:val="003B04E6"/>
    <w:rsid w:val="003B07F6"/>
    <w:rsid w:val="003B172F"/>
    <w:rsid w:val="003C2306"/>
    <w:rsid w:val="003D29AD"/>
    <w:rsid w:val="003E2289"/>
    <w:rsid w:val="003F3BED"/>
    <w:rsid w:val="003F6B26"/>
    <w:rsid w:val="00407281"/>
    <w:rsid w:val="00413A42"/>
    <w:rsid w:val="00414A49"/>
    <w:rsid w:val="00416600"/>
    <w:rsid w:val="00426D6F"/>
    <w:rsid w:val="004324B6"/>
    <w:rsid w:val="00435994"/>
    <w:rsid w:val="00445A9C"/>
    <w:rsid w:val="004474FD"/>
    <w:rsid w:val="0044796D"/>
    <w:rsid w:val="00456BE6"/>
    <w:rsid w:val="0045749C"/>
    <w:rsid w:val="00463E15"/>
    <w:rsid w:val="00467284"/>
    <w:rsid w:val="00467507"/>
    <w:rsid w:val="0047199C"/>
    <w:rsid w:val="004733F7"/>
    <w:rsid w:val="00473A8F"/>
    <w:rsid w:val="004A4A41"/>
    <w:rsid w:val="004B3D92"/>
    <w:rsid w:val="004B512F"/>
    <w:rsid w:val="004C0334"/>
    <w:rsid w:val="004C3CEE"/>
    <w:rsid w:val="004C4FA7"/>
    <w:rsid w:val="004C60E8"/>
    <w:rsid w:val="004E2F66"/>
    <w:rsid w:val="004F1033"/>
    <w:rsid w:val="004F6E39"/>
    <w:rsid w:val="004F7349"/>
    <w:rsid w:val="00501594"/>
    <w:rsid w:val="00501952"/>
    <w:rsid w:val="005033CB"/>
    <w:rsid w:val="00505D88"/>
    <w:rsid w:val="0051234F"/>
    <w:rsid w:val="00512982"/>
    <w:rsid w:val="00512D45"/>
    <w:rsid w:val="00535120"/>
    <w:rsid w:val="005360AA"/>
    <w:rsid w:val="00543C3F"/>
    <w:rsid w:val="0055071D"/>
    <w:rsid w:val="00551ED9"/>
    <w:rsid w:val="005542AE"/>
    <w:rsid w:val="00555A80"/>
    <w:rsid w:val="005613D3"/>
    <w:rsid w:val="00564025"/>
    <w:rsid w:val="00565B95"/>
    <w:rsid w:val="00566EF1"/>
    <w:rsid w:val="0057155E"/>
    <w:rsid w:val="00571A65"/>
    <w:rsid w:val="00571B58"/>
    <w:rsid w:val="00574A28"/>
    <w:rsid w:val="005777CE"/>
    <w:rsid w:val="00584848"/>
    <w:rsid w:val="00587AD3"/>
    <w:rsid w:val="00590481"/>
    <w:rsid w:val="005928F5"/>
    <w:rsid w:val="0059486D"/>
    <w:rsid w:val="00594AFF"/>
    <w:rsid w:val="0059782B"/>
    <w:rsid w:val="005A1728"/>
    <w:rsid w:val="005A566A"/>
    <w:rsid w:val="005A56A3"/>
    <w:rsid w:val="005B65A0"/>
    <w:rsid w:val="005C194E"/>
    <w:rsid w:val="005C1B94"/>
    <w:rsid w:val="005D00AB"/>
    <w:rsid w:val="005D2E67"/>
    <w:rsid w:val="005E09DD"/>
    <w:rsid w:val="005E0C89"/>
    <w:rsid w:val="005F1FAA"/>
    <w:rsid w:val="005F511F"/>
    <w:rsid w:val="005F745C"/>
    <w:rsid w:val="006147D4"/>
    <w:rsid w:val="006267F0"/>
    <w:rsid w:val="006354A7"/>
    <w:rsid w:val="006371DF"/>
    <w:rsid w:val="0063749A"/>
    <w:rsid w:val="00641FA4"/>
    <w:rsid w:val="006426D4"/>
    <w:rsid w:val="00647F76"/>
    <w:rsid w:val="00655C66"/>
    <w:rsid w:val="00660AAA"/>
    <w:rsid w:val="0067380D"/>
    <w:rsid w:val="006813B3"/>
    <w:rsid w:val="00683FD4"/>
    <w:rsid w:val="006871DE"/>
    <w:rsid w:val="006A13BB"/>
    <w:rsid w:val="006A17A1"/>
    <w:rsid w:val="006A1C9B"/>
    <w:rsid w:val="006A5804"/>
    <w:rsid w:val="006B6702"/>
    <w:rsid w:val="006C0B36"/>
    <w:rsid w:val="006C11A9"/>
    <w:rsid w:val="006C11B8"/>
    <w:rsid w:val="006C5B45"/>
    <w:rsid w:val="006D27D2"/>
    <w:rsid w:val="006D3483"/>
    <w:rsid w:val="006D7B25"/>
    <w:rsid w:val="006E06F8"/>
    <w:rsid w:val="006E347B"/>
    <w:rsid w:val="00701D95"/>
    <w:rsid w:val="00703C68"/>
    <w:rsid w:val="007076EB"/>
    <w:rsid w:val="00710829"/>
    <w:rsid w:val="00713663"/>
    <w:rsid w:val="00713F55"/>
    <w:rsid w:val="0071787F"/>
    <w:rsid w:val="00717CD5"/>
    <w:rsid w:val="00733C0A"/>
    <w:rsid w:val="00734C1F"/>
    <w:rsid w:val="00737E5D"/>
    <w:rsid w:val="00743FDB"/>
    <w:rsid w:val="0074607F"/>
    <w:rsid w:val="0074728D"/>
    <w:rsid w:val="00747CB6"/>
    <w:rsid w:val="00752AD9"/>
    <w:rsid w:val="00752F12"/>
    <w:rsid w:val="00754BB8"/>
    <w:rsid w:val="00761C1B"/>
    <w:rsid w:val="00765DCD"/>
    <w:rsid w:val="00766CDA"/>
    <w:rsid w:val="00774211"/>
    <w:rsid w:val="00776142"/>
    <w:rsid w:val="00793415"/>
    <w:rsid w:val="007A0C0B"/>
    <w:rsid w:val="007A21DD"/>
    <w:rsid w:val="007A686B"/>
    <w:rsid w:val="007A7344"/>
    <w:rsid w:val="007B0E87"/>
    <w:rsid w:val="007C2047"/>
    <w:rsid w:val="007C4A27"/>
    <w:rsid w:val="007C7275"/>
    <w:rsid w:val="007E0F7C"/>
    <w:rsid w:val="007E2B0E"/>
    <w:rsid w:val="007F1417"/>
    <w:rsid w:val="007F19D7"/>
    <w:rsid w:val="007F2A82"/>
    <w:rsid w:val="007F5EA2"/>
    <w:rsid w:val="00801766"/>
    <w:rsid w:val="008024C4"/>
    <w:rsid w:val="0080658C"/>
    <w:rsid w:val="00821AEC"/>
    <w:rsid w:val="008229AF"/>
    <w:rsid w:val="008231BF"/>
    <w:rsid w:val="00823B18"/>
    <w:rsid w:val="008242EE"/>
    <w:rsid w:val="0082473C"/>
    <w:rsid w:val="00830A89"/>
    <w:rsid w:val="00834134"/>
    <w:rsid w:val="00836CA0"/>
    <w:rsid w:val="00841D8D"/>
    <w:rsid w:val="00841E0E"/>
    <w:rsid w:val="00845A24"/>
    <w:rsid w:val="008541AF"/>
    <w:rsid w:val="008728EE"/>
    <w:rsid w:val="00872F32"/>
    <w:rsid w:val="008805FF"/>
    <w:rsid w:val="00885574"/>
    <w:rsid w:val="008902B5"/>
    <w:rsid w:val="00892268"/>
    <w:rsid w:val="008B17B8"/>
    <w:rsid w:val="008C1077"/>
    <w:rsid w:val="008C2F59"/>
    <w:rsid w:val="008C799A"/>
    <w:rsid w:val="008D7F58"/>
    <w:rsid w:val="008E3E3C"/>
    <w:rsid w:val="00903A75"/>
    <w:rsid w:val="00905E58"/>
    <w:rsid w:val="009066FA"/>
    <w:rsid w:val="0091518A"/>
    <w:rsid w:val="00943534"/>
    <w:rsid w:val="00952B85"/>
    <w:rsid w:val="0095442F"/>
    <w:rsid w:val="0095662E"/>
    <w:rsid w:val="00966864"/>
    <w:rsid w:val="009745A3"/>
    <w:rsid w:val="009921EF"/>
    <w:rsid w:val="009B3A17"/>
    <w:rsid w:val="009B3A97"/>
    <w:rsid w:val="009B6D0E"/>
    <w:rsid w:val="009C216D"/>
    <w:rsid w:val="009D7DA4"/>
    <w:rsid w:val="009E1EB1"/>
    <w:rsid w:val="009E4217"/>
    <w:rsid w:val="00A02411"/>
    <w:rsid w:val="00A073C1"/>
    <w:rsid w:val="00A07627"/>
    <w:rsid w:val="00A11052"/>
    <w:rsid w:val="00A116C2"/>
    <w:rsid w:val="00A12FF8"/>
    <w:rsid w:val="00A134E5"/>
    <w:rsid w:val="00A16FBA"/>
    <w:rsid w:val="00A20125"/>
    <w:rsid w:val="00A2277E"/>
    <w:rsid w:val="00A22DB0"/>
    <w:rsid w:val="00A300B4"/>
    <w:rsid w:val="00A314CE"/>
    <w:rsid w:val="00A4714D"/>
    <w:rsid w:val="00A60B32"/>
    <w:rsid w:val="00A60F7F"/>
    <w:rsid w:val="00A7457B"/>
    <w:rsid w:val="00A83749"/>
    <w:rsid w:val="00A83E05"/>
    <w:rsid w:val="00AA0805"/>
    <w:rsid w:val="00AA1113"/>
    <w:rsid w:val="00AA51B5"/>
    <w:rsid w:val="00AB179B"/>
    <w:rsid w:val="00AB4ADA"/>
    <w:rsid w:val="00AB5436"/>
    <w:rsid w:val="00AC3651"/>
    <w:rsid w:val="00AC630A"/>
    <w:rsid w:val="00AC634A"/>
    <w:rsid w:val="00AD4505"/>
    <w:rsid w:val="00AE2EF4"/>
    <w:rsid w:val="00AE53D9"/>
    <w:rsid w:val="00AE7600"/>
    <w:rsid w:val="00AF4441"/>
    <w:rsid w:val="00B00EA5"/>
    <w:rsid w:val="00B2321C"/>
    <w:rsid w:val="00B25D25"/>
    <w:rsid w:val="00B31D58"/>
    <w:rsid w:val="00B329DD"/>
    <w:rsid w:val="00B36E36"/>
    <w:rsid w:val="00B436BE"/>
    <w:rsid w:val="00B4412E"/>
    <w:rsid w:val="00B56273"/>
    <w:rsid w:val="00B60E10"/>
    <w:rsid w:val="00B73500"/>
    <w:rsid w:val="00B76724"/>
    <w:rsid w:val="00B813EE"/>
    <w:rsid w:val="00B82D26"/>
    <w:rsid w:val="00B91C50"/>
    <w:rsid w:val="00B92C49"/>
    <w:rsid w:val="00B941B6"/>
    <w:rsid w:val="00B96827"/>
    <w:rsid w:val="00BA2689"/>
    <w:rsid w:val="00BB01A1"/>
    <w:rsid w:val="00BB0EDA"/>
    <w:rsid w:val="00BB5C6D"/>
    <w:rsid w:val="00BB70F7"/>
    <w:rsid w:val="00BC2B6F"/>
    <w:rsid w:val="00BC5730"/>
    <w:rsid w:val="00BC634B"/>
    <w:rsid w:val="00BC69F6"/>
    <w:rsid w:val="00BD252E"/>
    <w:rsid w:val="00BD5774"/>
    <w:rsid w:val="00BD6308"/>
    <w:rsid w:val="00BD7E08"/>
    <w:rsid w:val="00BE19A5"/>
    <w:rsid w:val="00BE2799"/>
    <w:rsid w:val="00BF1542"/>
    <w:rsid w:val="00BF354E"/>
    <w:rsid w:val="00C04B4A"/>
    <w:rsid w:val="00C05FD5"/>
    <w:rsid w:val="00C116A0"/>
    <w:rsid w:val="00C23546"/>
    <w:rsid w:val="00C23D9D"/>
    <w:rsid w:val="00C25FAA"/>
    <w:rsid w:val="00C27B68"/>
    <w:rsid w:val="00C3517A"/>
    <w:rsid w:val="00C401C8"/>
    <w:rsid w:val="00C43AB2"/>
    <w:rsid w:val="00C44E6C"/>
    <w:rsid w:val="00C5273C"/>
    <w:rsid w:val="00C54C0B"/>
    <w:rsid w:val="00C81782"/>
    <w:rsid w:val="00C90D7B"/>
    <w:rsid w:val="00C916AF"/>
    <w:rsid w:val="00C93DB5"/>
    <w:rsid w:val="00CA3682"/>
    <w:rsid w:val="00CA5110"/>
    <w:rsid w:val="00CB2C00"/>
    <w:rsid w:val="00CB5088"/>
    <w:rsid w:val="00CB5328"/>
    <w:rsid w:val="00CB7CD5"/>
    <w:rsid w:val="00CC63FC"/>
    <w:rsid w:val="00CD5777"/>
    <w:rsid w:val="00CE1B29"/>
    <w:rsid w:val="00CF02ED"/>
    <w:rsid w:val="00D04812"/>
    <w:rsid w:val="00D05097"/>
    <w:rsid w:val="00D2341E"/>
    <w:rsid w:val="00D27A16"/>
    <w:rsid w:val="00D30F0D"/>
    <w:rsid w:val="00D45E7D"/>
    <w:rsid w:val="00D552AE"/>
    <w:rsid w:val="00D5630A"/>
    <w:rsid w:val="00D66449"/>
    <w:rsid w:val="00D71DA0"/>
    <w:rsid w:val="00D71ECB"/>
    <w:rsid w:val="00D972E8"/>
    <w:rsid w:val="00DA51E5"/>
    <w:rsid w:val="00DB635D"/>
    <w:rsid w:val="00DB6A89"/>
    <w:rsid w:val="00DC3507"/>
    <w:rsid w:val="00DD2223"/>
    <w:rsid w:val="00DE09E1"/>
    <w:rsid w:val="00DE2962"/>
    <w:rsid w:val="00DE3F5A"/>
    <w:rsid w:val="00E06635"/>
    <w:rsid w:val="00E15A53"/>
    <w:rsid w:val="00E16FA1"/>
    <w:rsid w:val="00E23E08"/>
    <w:rsid w:val="00E24B3A"/>
    <w:rsid w:val="00E26949"/>
    <w:rsid w:val="00E62C2E"/>
    <w:rsid w:val="00E63844"/>
    <w:rsid w:val="00E67986"/>
    <w:rsid w:val="00E67B31"/>
    <w:rsid w:val="00E70CEA"/>
    <w:rsid w:val="00E75320"/>
    <w:rsid w:val="00E76062"/>
    <w:rsid w:val="00E760C2"/>
    <w:rsid w:val="00E76E77"/>
    <w:rsid w:val="00E81CE7"/>
    <w:rsid w:val="00E84CB5"/>
    <w:rsid w:val="00E854FC"/>
    <w:rsid w:val="00E872E0"/>
    <w:rsid w:val="00E94466"/>
    <w:rsid w:val="00E976B4"/>
    <w:rsid w:val="00EA0871"/>
    <w:rsid w:val="00EB2A46"/>
    <w:rsid w:val="00EB78B7"/>
    <w:rsid w:val="00EB7976"/>
    <w:rsid w:val="00EC73E2"/>
    <w:rsid w:val="00ED71BE"/>
    <w:rsid w:val="00EF04E9"/>
    <w:rsid w:val="00EF11B3"/>
    <w:rsid w:val="00EF21A1"/>
    <w:rsid w:val="00EF378D"/>
    <w:rsid w:val="00F1372F"/>
    <w:rsid w:val="00F176F7"/>
    <w:rsid w:val="00F235E3"/>
    <w:rsid w:val="00F261D1"/>
    <w:rsid w:val="00F3058C"/>
    <w:rsid w:val="00F36430"/>
    <w:rsid w:val="00F416E3"/>
    <w:rsid w:val="00F52851"/>
    <w:rsid w:val="00F54FF5"/>
    <w:rsid w:val="00F6702C"/>
    <w:rsid w:val="00F77701"/>
    <w:rsid w:val="00F94209"/>
    <w:rsid w:val="00F9604A"/>
    <w:rsid w:val="00FA3CE8"/>
    <w:rsid w:val="00FC15FB"/>
    <w:rsid w:val="00FC21F2"/>
    <w:rsid w:val="00FC3A55"/>
    <w:rsid w:val="00FC6DE2"/>
    <w:rsid w:val="00FD114D"/>
    <w:rsid w:val="00FD345B"/>
    <w:rsid w:val="00FD76E7"/>
    <w:rsid w:val="00FE4C6F"/>
    <w:rsid w:val="00FE5C48"/>
    <w:rsid w:val="00FF2D74"/>
    <w:rsid w:val="00FF412C"/>
    <w:rsid w:val="00FF57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EA5"/>
    <w:pPr>
      <w:spacing w:after="0" w:line="240" w:lineRule="auto"/>
    </w:pPr>
    <w:rPr>
      <w:rFonts w:ascii="Times New Roman" w:eastAsia="Times New Roman" w:hAnsi="Times New Roman" w:cs="Times New Roman"/>
      <w:sz w:val="24"/>
      <w:szCs w:val="24"/>
      <w:lang w:val="es-CO" w:eastAsia="es-ES"/>
    </w:rPr>
  </w:style>
  <w:style w:type="paragraph" w:styleId="Ttulo1">
    <w:name w:val="heading 1"/>
    <w:basedOn w:val="Normal"/>
    <w:next w:val="Normal"/>
    <w:link w:val="Ttulo1Car"/>
    <w:qFormat/>
    <w:rsid w:val="00B00EA5"/>
    <w:pPr>
      <w:keepNext/>
      <w:outlineLvl w:val="0"/>
    </w:pPr>
    <w:rPr>
      <w:rFonts w:ascii="Courier New" w:hAnsi="Courier New"/>
      <w:b/>
      <w:sz w:val="20"/>
    </w:rPr>
  </w:style>
  <w:style w:type="paragraph" w:styleId="Ttulo2">
    <w:name w:val="heading 2"/>
    <w:basedOn w:val="Normal"/>
    <w:next w:val="Normal"/>
    <w:link w:val="Ttulo2Car"/>
    <w:uiPriority w:val="9"/>
    <w:unhideWhenUsed/>
    <w:qFormat/>
    <w:rsid w:val="00B25D2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64025"/>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7061F"/>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00EA5"/>
    <w:rPr>
      <w:rFonts w:ascii="Courier New" w:eastAsia="Times New Roman" w:hAnsi="Courier New" w:cs="Times New Roman"/>
      <w:b/>
      <w:sz w:val="20"/>
      <w:szCs w:val="24"/>
      <w:lang w:val="es-ES" w:eastAsia="es-ES"/>
    </w:rPr>
  </w:style>
  <w:style w:type="character" w:styleId="Hipervnculo">
    <w:name w:val="Hyperlink"/>
    <w:basedOn w:val="Fuentedeprrafopredeter"/>
    <w:uiPriority w:val="99"/>
    <w:unhideWhenUsed/>
    <w:rsid w:val="00B00EA5"/>
    <w:rPr>
      <w:color w:val="0000FF" w:themeColor="hyperlink"/>
      <w:u w:val="single"/>
    </w:rPr>
  </w:style>
  <w:style w:type="paragraph" w:styleId="Prrafodelista">
    <w:name w:val="List Paragraph"/>
    <w:basedOn w:val="Normal"/>
    <w:uiPriority w:val="34"/>
    <w:qFormat/>
    <w:rsid w:val="00B00EA5"/>
    <w:pPr>
      <w:ind w:left="720"/>
      <w:contextualSpacing/>
    </w:pPr>
  </w:style>
  <w:style w:type="character" w:styleId="Hipervnculovisitado">
    <w:name w:val="FollowedHyperlink"/>
    <w:basedOn w:val="Fuentedeprrafopredeter"/>
    <w:uiPriority w:val="99"/>
    <w:semiHidden/>
    <w:unhideWhenUsed/>
    <w:rsid w:val="00183350"/>
    <w:rPr>
      <w:color w:val="800080" w:themeColor="followedHyperlink"/>
      <w:u w:val="single"/>
    </w:rPr>
  </w:style>
  <w:style w:type="paragraph" w:styleId="NormalWeb">
    <w:name w:val="Normal (Web)"/>
    <w:basedOn w:val="Normal"/>
    <w:uiPriority w:val="99"/>
    <w:unhideWhenUsed/>
    <w:rsid w:val="004F6E39"/>
    <w:pPr>
      <w:spacing w:before="100" w:beforeAutospacing="1" w:after="100" w:afterAutospacing="1"/>
    </w:pPr>
    <w:rPr>
      <w:lang w:val="en-US" w:eastAsia="en-US"/>
    </w:rPr>
  </w:style>
  <w:style w:type="table" w:styleId="Tablaconcuadrcula">
    <w:name w:val="Table Grid"/>
    <w:basedOn w:val="Tablanormal"/>
    <w:uiPriority w:val="59"/>
    <w:rsid w:val="007076EB"/>
    <w:pPr>
      <w:spacing w:after="0" w:line="240" w:lineRule="auto"/>
    </w:pPr>
    <w:rPr>
      <w:rFonts w:ascii="Times New Roman" w:eastAsia="Times New Roman" w:hAnsi="Times New Roman" w:cs="Times New Roman"/>
      <w:sz w:val="20"/>
      <w:szCs w:val="20"/>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74607F"/>
    <w:pPr>
      <w:tabs>
        <w:tab w:val="center" w:pos="4419"/>
        <w:tab w:val="right" w:pos="8838"/>
      </w:tabs>
    </w:pPr>
  </w:style>
  <w:style w:type="character" w:customStyle="1" w:styleId="EncabezadoCar">
    <w:name w:val="Encabezado Car"/>
    <w:basedOn w:val="Fuentedeprrafopredeter"/>
    <w:link w:val="Encabezado"/>
    <w:uiPriority w:val="99"/>
    <w:rsid w:val="0074607F"/>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74607F"/>
    <w:pPr>
      <w:tabs>
        <w:tab w:val="center" w:pos="4419"/>
        <w:tab w:val="right" w:pos="8838"/>
      </w:tabs>
    </w:pPr>
  </w:style>
  <w:style w:type="character" w:customStyle="1" w:styleId="PiedepginaCar">
    <w:name w:val="Pie de página Car"/>
    <w:basedOn w:val="Fuentedeprrafopredeter"/>
    <w:link w:val="Piedepgina"/>
    <w:uiPriority w:val="99"/>
    <w:rsid w:val="0074607F"/>
    <w:rPr>
      <w:rFonts w:ascii="Times New Roman" w:eastAsia="Times New Roman" w:hAnsi="Times New Roman" w:cs="Times New Roman"/>
      <w:sz w:val="24"/>
      <w:szCs w:val="24"/>
      <w:lang w:val="es-ES" w:eastAsia="es-ES"/>
    </w:rPr>
  </w:style>
  <w:style w:type="paragraph" w:styleId="Sinespaciado">
    <w:name w:val="No Spacing"/>
    <w:link w:val="SinespaciadoCar"/>
    <w:uiPriority w:val="1"/>
    <w:qFormat/>
    <w:rsid w:val="0074607F"/>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4607F"/>
    <w:rPr>
      <w:rFonts w:eastAsiaTheme="minorEastAsia"/>
      <w:lang w:val="es-ES"/>
    </w:rPr>
  </w:style>
  <w:style w:type="paragraph" w:styleId="Textodeglobo">
    <w:name w:val="Balloon Text"/>
    <w:basedOn w:val="Normal"/>
    <w:link w:val="TextodegloboCar"/>
    <w:uiPriority w:val="99"/>
    <w:semiHidden/>
    <w:unhideWhenUsed/>
    <w:rsid w:val="0074607F"/>
    <w:rPr>
      <w:rFonts w:ascii="Tahoma" w:hAnsi="Tahoma" w:cs="Tahoma"/>
      <w:sz w:val="16"/>
      <w:szCs w:val="16"/>
    </w:rPr>
  </w:style>
  <w:style w:type="character" w:customStyle="1" w:styleId="TextodegloboCar">
    <w:name w:val="Texto de globo Car"/>
    <w:basedOn w:val="Fuentedeprrafopredeter"/>
    <w:link w:val="Textodeglobo"/>
    <w:uiPriority w:val="99"/>
    <w:semiHidden/>
    <w:rsid w:val="0074607F"/>
    <w:rPr>
      <w:rFonts w:ascii="Tahoma" w:eastAsia="Times New Roman" w:hAnsi="Tahoma" w:cs="Tahoma"/>
      <w:sz w:val="16"/>
      <w:szCs w:val="16"/>
      <w:lang w:val="es-ES" w:eastAsia="es-ES"/>
    </w:rPr>
  </w:style>
  <w:style w:type="character" w:styleId="Nmerodepgina">
    <w:name w:val="page number"/>
    <w:basedOn w:val="Fuentedeprrafopredeter"/>
    <w:uiPriority w:val="99"/>
    <w:unhideWhenUsed/>
    <w:rsid w:val="00660AAA"/>
    <w:rPr>
      <w:rFonts w:eastAsiaTheme="minorEastAsia" w:cstheme="minorBidi"/>
      <w:bCs w:val="0"/>
      <w:iCs w:val="0"/>
      <w:szCs w:val="22"/>
      <w:lang w:val="es-ES"/>
    </w:rPr>
  </w:style>
  <w:style w:type="table" w:customStyle="1" w:styleId="Listaclara-nfasis11">
    <w:name w:val="Lista clara - Énfasis 11"/>
    <w:basedOn w:val="Tablanormal"/>
    <w:uiPriority w:val="61"/>
    <w:rsid w:val="00683F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683F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Textoennegrita">
    <w:name w:val="Strong"/>
    <w:basedOn w:val="Fuentedeprrafopredeter"/>
    <w:qFormat/>
    <w:rsid w:val="007F5EA2"/>
    <w:rPr>
      <w:rFonts w:asciiTheme="minorHAnsi" w:hAnsiTheme="minorHAnsi"/>
      <w:b/>
      <w:bCs/>
    </w:rPr>
  </w:style>
  <w:style w:type="table" w:styleId="Cuadrculamedia1-nfasis1">
    <w:name w:val="Medium Grid 1 Accent 1"/>
    <w:basedOn w:val="Tablanormal"/>
    <w:uiPriority w:val="67"/>
    <w:rsid w:val="00301AD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extoindependiente">
    <w:name w:val="Body Text"/>
    <w:basedOn w:val="Normal"/>
    <w:link w:val="TextoindependienteCar"/>
    <w:rsid w:val="00036E9F"/>
    <w:pPr>
      <w:jc w:val="both"/>
    </w:pPr>
    <w:rPr>
      <w:rFonts w:ascii="Arial" w:hAnsi="Arial"/>
      <w:sz w:val="20"/>
      <w:szCs w:val="20"/>
      <w:lang w:val="es-ES"/>
    </w:rPr>
  </w:style>
  <w:style w:type="character" w:customStyle="1" w:styleId="TextoindependienteCar">
    <w:name w:val="Texto independiente Car"/>
    <w:basedOn w:val="Fuentedeprrafopredeter"/>
    <w:link w:val="Textoindependiente"/>
    <w:rsid w:val="00036E9F"/>
    <w:rPr>
      <w:rFonts w:ascii="Arial" w:eastAsia="Times New Roman" w:hAnsi="Arial" w:cs="Times New Roman"/>
      <w:sz w:val="20"/>
      <w:szCs w:val="20"/>
      <w:lang w:val="es-ES" w:eastAsia="es-ES"/>
    </w:rPr>
  </w:style>
  <w:style w:type="table" w:customStyle="1" w:styleId="Cuadrculaclara1">
    <w:name w:val="Cuadrícula clara1"/>
    <w:basedOn w:val="Tablanormal"/>
    <w:uiPriority w:val="62"/>
    <w:rsid w:val="00FC21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nfasis12">
    <w:name w:val="Sombreado medio 1 - Énfasis 12"/>
    <w:basedOn w:val="Tablanormal"/>
    <w:uiPriority w:val="63"/>
    <w:rsid w:val="00EC73E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aclara-nfasis12">
    <w:name w:val="Lista clara - Énfasis 12"/>
    <w:basedOn w:val="Tablanormal"/>
    <w:uiPriority w:val="61"/>
    <w:rsid w:val="00EC73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3Car">
    <w:name w:val="Título 3 Car"/>
    <w:basedOn w:val="Fuentedeprrafopredeter"/>
    <w:link w:val="Ttulo3"/>
    <w:uiPriority w:val="9"/>
    <w:semiHidden/>
    <w:rsid w:val="00564025"/>
    <w:rPr>
      <w:rFonts w:asciiTheme="majorHAnsi" w:eastAsiaTheme="majorEastAsia" w:hAnsiTheme="majorHAnsi" w:cstheme="majorBidi"/>
      <w:b/>
      <w:bCs/>
      <w:color w:val="4F81BD" w:themeColor="accent1"/>
      <w:sz w:val="24"/>
      <w:szCs w:val="24"/>
      <w:lang w:val="es-CO" w:eastAsia="es-ES"/>
    </w:rPr>
  </w:style>
  <w:style w:type="character" w:styleId="Refdecomentario">
    <w:name w:val="annotation reference"/>
    <w:basedOn w:val="Fuentedeprrafopredeter"/>
    <w:uiPriority w:val="99"/>
    <w:semiHidden/>
    <w:unhideWhenUsed/>
    <w:rsid w:val="004C4FA7"/>
    <w:rPr>
      <w:sz w:val="16"/>
      <w:szCs w:val="16"/>
    </w:rPr>
  </w:style>
  <w:style w:type="paragraph" w:styleId="Textocomentario">
    <w:name w:val="annotation text"/>
    <w:basedOn w:val="Normal"/>
    <w:link w:val="TextocomentarioCar"/>
    <w:uiPriority w:val="99"/>
    <w:semiHidden/>
    <w:unhideWhenUsed/>
    <w:rsid w:val="004C4FA7"/>
    <w:rPr>
      <w:sz w:val="20"/>
      <w:szCs w:val="20"/>
    </w:rPr>
  </w:style>
  <w:style w:type="character" w:customStyle="1" w:styleId="TextocomentarioCar">
    <w:name w:val="Texto comentario Car"/>
    <w:basedOn w:val="Fuentedeprrafopredeter"/>
    <w:link w:val="Textocomentario"/>
    <w:uiPriority w:val="99"/>
    <w:semiHidden/>
    <w:rsid w:val="004C4FA7"/>
    <w:rPr>
      <w:rFonts w:ascii="Times New Roman" w:eastAsia="Times New Roman" w:hAnsi="Times New Roman" w:cs="Times New Roman"/>
      <w:sz w:val="20"/>
      <w:szCs w:val="20"/>
      <w:lang w:val="es-CO" w:eastAsia="es-ES"/>
    </w:rPr>
  </w:style>
  <w:style w:type="paragraph" w:styleId="Asuntodelcomentario">
    <w:name w:val="annotation subject"/>
    <w:basedOn w:val="Textocomentario"/>
    <w:next w:val="Textocomentario"/>
    <w:link w:val="AsuntodelcomentarioCar"/>
    <w:uiPriority w:val="99"/>
    <w:semiHidden/>
    <w:unhideWhenUsed/>
    <w:rsid w:val="004C4FA7"/>
    <w:rPr>
      <w:b/>
      <w:bCs/>
    </w:rPr>
  </w:style>
  <w:style w:type="character" w:customStyle="1" w:styleId="AsuntodelcomentarioCar">
    <w:name w:val="Asunto del comentario Car"/>
    <w:basedOn w:val="TextocomentarioCar"/>
    <w:link w:val="Asuntodelcomentario"/>
    <w:uiPriority w:val="99"/>
    <w:semiHidden/>
    <w:rsid w:val="004C4FA7"/>
    <w:rPr>
      <w:rFonts w:ascii="Times New Roman" w:eastAsia="Times New Roman" w:hAnsi="Times New Roman" w:cs="Times New Roman"/>
      <w:b/>
      <w:bCs/>
      <w:sz w:val="20"/>
      <w:szCs w:val="20"/>
      <w:lang w:val="es-CO" w:eastAsia="es-ES"/>
    </w:rPr>
  </w:style>
  <w:style w:type="paragraph" w:styleId="Epgrafe">
    <w:name w:val="caption"/>
    <w:basedOn w:val="Normal"/>
    <w:next w:val="Normal"/>
    <w:uiPriority w:val="35"/>
    <w:unhideWhenUsed/>
    <w:qFormat/>
    <w:rsid w:val="00060FBD"/>
    <w:pPr>
      <w:spacing w:after="200"/>
    </w:pPr>
    <w:rPr>
      <w:b/>
      <w:bCs/>
      <w:color w:val="4F81BD" w:themeColor="accent1"/>
      <w:sz w:val="18"/>
      <w:szCs w:val="18"/>
    </w:rPr>
  </w:style>
  <w:style w:type="character" w:styleId="CitaHTML">
    <w:name w:val="HTML Cite"/>
    <w:basedOn w:val="Fuentedeprrafopredeter"/>
    <w:uiPriority w:val="99"/>
    <w:semiHidden/>
    <w:unhideWhenUsed/>
    <w:rsid w:val="00C54C0B"/>
    <w:rPr>
      <w:i/>
      <w:iCs/>
    </w:rPr>
  </w:style>
  <w:style w:type="paragraph" w:styleId="Textonotapie">
    <w:name w:val="footnote text"/>
    <w:basedOn w:val="Normal"/>
    <w:link w:val="TextonotapieCar"/>
    <w:uiPriority w:val="99"/>
    <w:semiHidden/>
    <w:unhideWhenUsed/>
    <w:rsid w:val="00C54C0B"/>
    <w:rPr>
      <w:sz w:val="20"/>
      <w:szCs w:val="20"/>
    </w:rPr>
  </w:style>
  <w:style w:type="character" w:customStyle="1" w:styleId="TextonotapieCar">
    <w:name w:val="Texto nota pie Car"/>
    <w:basedOn w:val="Fuentedeprrafopredeter"/>
    <w:link w:val="Textonotapie"/>
    <w:uiPriority w:val="99"/>
    <w:semiHidden/>
    <w:rsid w:val="00C54C0B"/>
    <w:rPr>
      <w:rFonts w:ascii="Times New Roman" w:eastAsia="Times New Roman" w:hAnsi="Times New Roman" w:cs="Times New Roman"/>
      <w:sz w:val="20"/>
      <w:szCs w:val="20"/>
      <w:lang w:val="es-CO" w:eastAsia="es-ES"/>
    </w:rPr>
  </w:style>
  <w:style w:type="character" w:styleId="Refdenotaalpie">
    <w:name w:val="footnote reference"/>
    <w:basedOn w:val="Fuentedeprrafopredeter"/>
    <w:uiPriority w:val="99"/>
    <w:semiHidden/>
    <w:unhideWhenUsed/>
    <w:rsid w:val="00C54C0B"/>
    <w:rPr>
      <w:vertAlign w:val="superscript"/>
    </w:rPr>
  </w:style>
  <w:style w:type="paragraph" w:styleId="TDC1">
    <w:name w:val="toc 1"/>
    <w:basedOn w:val="Normal"/>
    <w:next w:val="Normal"/>
    <w:autoRedefine/>
    <w:uiPriority w:val="39"/>
    <w:qFormat/>
    <w:rsid w:val="00C54C0B"/>
    <w:rPr>
      <w:rFonts w:ascii="Trebuchet MS" w:hAnsi="Trebuchet MS" w:cs="Arial"/>
      <w:color w:val="000000"/>
      <w:lang w:val="es-ES"/>
    </w:rPr>
  </w:style>
  <w:style w:type="character" w:customStyle="1" w:styleId="Ttulo4Car">
    <w:name w:val="Título 4 Car"/>
    <w:basedOn w:val="Fuentedeprrafopredeter"/>
    <w:link w:val="Ttulo4"/>
    <w:uiPriority w:val="9"/>
    <w:semiHidden/>
    <w:rsid w:val="0017061F"/>
    <w:rPr>
      <w:rFonts w:asciiTheme="majorHAnsi" w:eastAsiaTheme="majorEastAsia" w:hAnsiTheme="majorHAnsi" w:cstheme="majorBidi"/>
      <w:b/>
      <w:bCs/>
      <w:i/>
      <w:iCs/>
      <w:color w:val="4F81BD" w:themeColor="accent1"/>
      <w:sz w:val="24"/>
      <w:szCs w:val="24"/>
      <w:lang w:val="es-CO" w:eastAsia="es-ES"/>
    </w:rPr>
  </w:style>
  <w:style w:type="paragraph" w:styleId="ndice1">
    <w:name w:val="index 1"/>
    <w:basedOn w:val="Normal"/>
    <w:next w:val="Normal"/>
    <w:autoRedefine/>
    <w:uiPriority w:val="99"/>
    <w:semiHidden/>
    <w:rsid w:val="0017061F"/>
    <w:pPr>
      <w:tabs>
        <w:tab w:val="right" w:pos="8494"/>
        <w:tab w:val="right" w:pos="9061"/>
      </w:tabs>
      <w:ind w:left="240" w:hanging="240"/>
    </w:pPr>
    <w:rPr>
      <w:rFonts w:ascii="Arial" w:hAnsi="Arial" w:cs="Arial"/>
      <w:bCs/>
      <w:noProof/>
      <w:lang w:val="es-ES_tradnl"/>
    </w:rPr>
  </w:style>
  <w:style w:type="paragraph" w:styleId="Ttulodendice">
    <w:name w:val="index heading"/>
    <w:basedOn w:val="Normal"/>
    <w:next w:val="ndice1"/>
    <w:uiPriority w:val="99"/>
    <w:rsid w:val="0017061F"/>
    <w:pPr>
      <w:spacing w:before="240" w:after="120"/>
      <w:ind w:left="140"/>
    </w:pPr>
    <w:rPr>
      <w:rFonts w:ascii="Arial" w:hAnsi="Arial" w:cs="Arial"/>
      <w:b/>
      <w:bCs/>
      <w:color w:val="000000"/>
      <w:sz w:val="28"/>
      <w:szCs w:val="28"/>
      <w:lang w:val="es-ES"/>
    </w:rPr>
  </w:style>
  <w:style w:type="character" w:customStyle="1" w:styleId="pricingretailnodiscountprice1">
    <w:name w:val="pricing_retail_nodiscount_price1"/>
    <w:rsid w:val="00E76E77"/>
    <w:rPr>
      <w:rFonts w:ascii="Arial" w:hAnsi="Arial" w:cs="Arial" w:hint="default"/>
      <w:b/>
      <w:bCs/>
      <w:color w:val="669933"/>
      <w:sz w:val="24"/>
      <w:szCs w:val="24"/>
      <w:shd w:val="clear" w:color="auto" w:fill="FFFFFF"/>
    </w:rPr>
  </w:style>
  <w:style w:type="character" w:customStyle="1" w:styleId="txttitulin1">
    <w:name w:val="txt_titulin1"/>
    <w:rsid w:val="00E76E77"/>
    <w:rPr>
      <w:rFonts w:ascii="Trebuchet MS" w:hAnsi="Trebuchet MS" w:hint="default"/>
      <w:b/>
      <w:bCs/>
      <w:caps/>
      <w:color w:val="8298AD"/>
      <w:sz w:val="23"/>
      <w:szCs w:val="23"/>
    </w:rPr>
  </w:style>
  <w:style w:type="character" w:customStyle="1" w:styleId="screviewselectionspagetitle1">
    <w:name w:val="sc_review_selections_page_title1"/>
    <w:rsid w:val="00E76E77"/>
    <w:rPr>
      <w:rFonts w:ascii="Arial" w:hAnsi="Arial" w:cs="Arial" w:hint="default"/>
      <w:b/>
      <w:bCs/>
      <w:sz w:val="21"/>
      <w:szCs w:val="21"/>
    </w:rPr>
  </w:style>
  <w:style w:type="character" w:customStyle="1" w:styleId="lwcollapsibleareatitle1">
    <w:name w:val="lw_collapsiblearea_title1"/>
    <w:rsid w:val="00E76E77"/>
    <w:rPr>
      <w:rFonts w:ascii="Segoe UI" w:hAnsi="Segoe UI" w:cs="Segoe UI" w:hint="default"/>
      <w:b/>
      <w:bCs/>
      <w:color w:val="3F529C"/>
      <w:sz w:val="37"/>
      <w:szCs w:val="37"/>
    </w:rPr>
  </w:style>
  <w:style w:type="character" w:customStyle="1" w:styleId="ui">
    <w:name w:val="ui"/>
    <w:rsid w:val="00E76E77"/>
  </w:style>
  <w:style w:type="paragraph" w:customStyle="1" w:styleId="ecmsonormal">
    <w:name w:val="ec_msonormal"/>
    <w:basedOn w:val="Normal"/>
    <w:rsid w:val="00AC634A"/>
    <w:pPr>
      <w:spacing w:before="100" w:beforeAutospacing="1" w:after="100" w:afterAutospacing="1"/>
    </w:pPr>
    <w:rPr>
      <w:lang w:val="es-ES"/>
    </w:rPr>
  </w:style>
  <w:style w:type="paragraph" w:styleId="TtulodeTDC">
    <w:name w:val="TOC Heading"/>
    <w:basedOn w:val="Ttulo1"/>
    <w:next w:val="Normal"/>
    <w:uiPriority w:val="39"/>
    <w:semiHidden/>
    <w:unhideWhenUsed/>
    <w:qFormat/>
    <w:rsid w:val="00B25D25"/>
    <w:pPr>
      <w:keepLines/>
      <w:spacing w:before="480" w:line="276" w:lineRule="auto"/>
      <w:outlineLvl w:val="9"/>
    </w:pPr>
    <w:rPr>
      <w:rFonts w:asciiTheme="majorHAnsi" w:eastAsiaTheme="majorEastAsia" w:hAnsiTheme="majorHAnsi" w:cstheme="majorBidi"/>
      <w:bCs/>
      <w:color w:val="365F91" w:themeColor="accent1" w:themeShade="BF"/>
      <w:sz w:val="28"/>
      <w:szCs w:val="28"/>
      <w:lang w:eastAsia="es-CO"/>
    </w:rPr>
  </w:style>
  <w:style w:type="paragraph" w:styleId="TDC3">
    <w:name w:val="toc 3"/>
    <w:basedOn w:val="Normal"/>
    <w:next w:val="Normal"/>
    <w:autoRedefine/>
    <w:uiPriority w:val="39"/>
    <w:unhideWhenUsed/>
    <w:qFormat/>
    <w:rsid w:val="00B25D25"/>
    <w:pPr>
      <w:spacing w:after="100"/>
      <w:ind w:left="480"/>
    </w:pPr>
  </w:style>
  <w:style w:type="paragraph" w:styleId="TDC2">
    <w:name w:val="toc 2"/>
    <w:basedOn w:val="Normal"/>
    <w:next w:val="Normal"/>
    <w:autoRedefine/>
    <w:uiPriority w:val="39"/>
    <w:unhideWhenUsed/>
    <w:qFormat/>
    <w:rsid w:val="00B25D25"/>
    <w:pPr>
      <w:spacing w:after="100"/>
      <w:ind w:left="240"/>
    </w:pPr>
  </w:style>
  <w:style w:type="character" w:customStyle="1" w:styleId="Ttulo2Car">
    <w:name w:val="Título 2 Car"/>
    <w:basedOn w:val="Fuentedeprrafopredeter"/>
    <w:link w:val="Ttulo2"/>
    <w:uiPriority w:val="9"/>
    <w:rsid w:val="00B25D25"/>
    <w:rPr>
      <w:rFonts w:asciiTheme="majorHAnsi" w:eastAsiaTheme="majorEastAsia" w:hAnsiTheme="majorHAnsi" w:cstheme="majorBidi"/>
      <w:b/>
      <w:bCs/>
      <w:color w:val="4F81BD" w:themeColor="accent1"/>
      <w:sz w:val="26"/>
      <w:szCs w:val="26"/>
      <w:lang w:val="es-CO" w:eastAsia="es-ES"/>
    </w:rPr>
  </w:style>
  <w:style w:type="character" w:styleId="nfasis">
    <w:name w:val="Emphasis"/>
    <w:basedOn w:val="Fuentedeprrafopredeter"/>
    <w:uiPriority w:val="20"/>
    <w:qFormat/>
    <w:rsid w:val="00B25D25"/>
    <w:rPr>
      <w:i/>
      <w:iCs/>
    </w:rPr>
  </w:style>
  <w:style w:type="table" w:styleId="Cuadrculaclara-nfasis1">
    <w:name w:val="Light Grid Accent 1"/>
    <w:basedOn w:val="Tablanormal"/>
    <w:uiPriority w:val="62"/>
    <w:rsid w:val="00F942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0A3F0F"/>
    <w:pPr>
      <w:spacing w:after="0" w:line="240" w:lineRule="auto"/>
    </w:pPr>
    <w:rPr>
      <w:rFonts w:ascii="Times New Roman" w:eastAsia="Times New Roman" w:hAnsi="Times New Roman" w:cs="Times New Roman"/>
      <w:sz w:val="24"/>
      <w:szCs w:val="24"/>
      <w:lang w:val="es-CO" w:eastAsia="es-ES"/>
    </w:rPr>
  </w:style>
  <w:style w:type="character" w:customStyle="1" w:styleId="apple-style-span">
    <w:name w:val="apple-style-span"/>
    <w:basedOn w:val="Fuentedeprrafopredeter"/>
    <w:rsid w:val="006C5B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EA5"/>
    <w:pPr>
      <w:spacing w:after="0" w:line="240" w:lineRule="auto"/>
    </w:pPr>
    <w:rPr>
      <w:rFonts w:ascii="Times New Roman" w:eastAsia="Times New Roman" w:hAnsi="Times New Roman" w:cs="Times New Roman"/>
      <w:sz w:val="24"/>
      <w:szCs w:val="24"/>
      <w:lang w:val="es-CO" w:eastAsia="es-ES"/>
    </w:rPr>
  </w:style>
  <w:style w:type="paragraph" w:styleId="Ttulo1">
    <w:name w:val="heading 1"/>
    <w:basedOn w:val="Normal"/>
    <w:next w:val="Normal"/>
    <w:link w:val="Ttulo1Car"/>
    <w:qFormat/>
    <w:rsid w:val="00B00EA5"/>
    <w:pPr>
      <w:keepNext/>
      <w:outlineLvl w:val="0"/>
    </w:pPr>
    <w:rPr>
      <w:rFonts w:ascii="Courier New" w:hAnsi="Courier New"/>
      <w:b/>
      <w:sz w:val="20"/>
    </w:rPr>
  </w:style>
  <w:style w:type="paragraph" w:styleId="Ttulo2">
    <w:name w:val="heading 2"/>
    <w:basedOn w:val="Normal"/>
    <w:next w:val="Normal"/>
    <w:link w:val="Ttulo2Car"/>
    <w:uiPriority w:val="9"/>
    <w:unhideWhenUsed/>
    <w:qFormat/>
    <w:rsid w:val="00B25D2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64025"/>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7061F"/>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B00EA5"/>
    <w:rPr>
      <w:rFonts w:ascii="Courier New" w:eastAsia="Times New Roman" w:hAnsi="Courier New" w:cs="Times New Roman"/>
      <w:b/>
      <w:sz w:val="20"/>
      <w:szCs w:val="24"/>
      <w:lang w:val="es-ES" w:eastAsia="es-ES"/>
    </w:rPr>
  </w:style>
  <w:style w:type="character" w:styleId="Hipervnculo">
    <w:name w:val="Hyperlink"/>
    <w:basedOn w:val="Fuentedeprrafopredeter"/>
    <w:uiPriority w:val="99"/>
    <w:unhideWhenUsed/>
    <w:rsid w:val="00B00EA5"/>
    <w:rPr>
      <w:color w:val="0000FF" w:themeColor="hyperlink"/>
      <w:u w:val="single"/>
    </w:rPr>
  </w:style>
  <w:style w:type="paragraph" w:styleId="Prrafodelista">
    <w:name w:val="List Paragraph"/>
    <w:basedOn w:val="Normal"/>
    <w:uiPriority w:val="34"/>
    <w:qFormat/>
    <w:rsid w:val="00B00EA5"/>
    <w:pPr>
      <w:ind w:left="720"/>
      <w:contextualSpacing/>
    </w:pPr>
  </w:style>
  <w:style w:type="character" w:styleId="Hipervnculovisitado">
    <w:name w:val="FollowedHyperlink"/>
    <w:basedOn w:val="Fuentedeprrafopredeter"/>
    <w:uiPriority w:val="99"/>
    <w:semiHidden/>
    <w:unhideWhenUsed/>
    <w:rsid w:val="00183350"/>
    <w:rPr>
      <w:color w:val="800080" w:themeColor="followedHyperlink"/>
      <w:u w:val="single"/>
    </w:rPr>
  </w:style>
  <w:style w:type="paragraph" w:styleId="NormalWeb">
    <w:name w:val="Normal (Web)"/>
    <w:basedOn w:val="Normal"/>
    <w:uiPriority w:val="99"/>
    <w:unhideWhenUsed/>
    <w:rsid w:val="004F6E39"/>
    <w:pPr>
      <w:spacing w:before="100" w:beforeAutospacing="1" w:after="100" w:afterAutospacing="1"/>
    </w:pPr>
    <w:rPr>
      <w:lang w:val="en-US" w:eastAsia="en-US"/>
    </w:rPr>
  </w:style>
  <w:style w:type="table" w:styleId="Tablaconcuadrcula">
    <w:name w:val="Table Grid"/>
    <w:basedOn w:val="Tablanormal"/>
    <w:uiPriority w:val="59"/>
    <w:rsid w:val="007076EB"/>
    <w:pPr>
      <w:spacing w:after="0" w:line="240" w:lineRule="auto"/>
    </w:pPr>
    <w:rPr>
      <w:rFonts w:ascii="Times New Roman" w:eastAsia="Times New Roman" w:hAnsi="Times New Roman" w:cs="Times New Roman"/>
      <w:sz w:val="20"/>
      <w:szCs w:val="20"/>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74607F"/>
    <w:pPr>
      <w:tabs>
        <w:tab w:val="center" w:pos="4419"/>
        <w:tab w:val="right" w:pos="8838"/>
      </w:tabs>
    </w:pPr>
  </w:style>
  <w:style w:type="character" w:customStyle="1" w:styleId="EncabezadoCar">
    <w:name w:val="Encabezado Car"/>
    <w:basedOn w:val="Fuentedeprrafopredeter"/>
    <w:link w:val="Encabezado"/>
    <w:uiPriority w:val="99"/>
    <w:rsid w:val="0074607F"/>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74607F"/>
    <w:pPr>
      <w:tabs>
        <w:tab w:val="center" w:pos="4419"/>
        <w:tab w:val="right" w:pos="8838"/>
      </w:tabs>
    </w:pPr>
  </w:style>
  <w:style w:type="character" w:customStyle="1" w:styleId="PiedepginaCar">
    <w:name w:val="Pie de página Car"/>
    <w:basedOn w:val="Fuentedeprrafopredeter"/>
    <w:link w:val="Piedepgina"/>
    <w:uiPriority w:val="99"/>
    <w:rsid w:val="0074607F"/>
    <w:rPr>
      <w:rFonts w:ascii="Times New Roman" w:eastAsia="Times New Roman" w:hAnsi="Times New Roman" w:cs="Times New Roman"/>
      <w:sz w:val="24"/>
      <w:szCs w:val="24"/>
      <w:lang w:val="es-ES" w:eastAsia="es-ES"/>
    </w:rPr>
  </w:style>
  <w:style w:type="paragraph" w:styleId="Sinespaciado">
    <w:name w:val="No Spacing"/>
    <w:link w:val="SinespaciadoCar"/>
    <w:uiPriority w:val="1"/>
    <w:qFormat/>
    <w:rsid w:val="0074607F"/>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4607F"/>
    <w:rPr>
      <w:rFonts w:eastAsiaTheme="minorEastAsia"/>
      <w:lang w:val="es-ES"/>
    </w:rPr>
  </w:style>
  <w:style w:type="paragraph" w:styleId="Textodeglobo">
    <w:name w:val="Balloon Text"/>
    <w:basedOn w:val="Normal"/>
    <w:link w:val="TextodegloboCar"/>
    <w:uiPriority w:val="99"/>
    <w:semiHidden/>
    <w:unhideWhenUsed/>
    <w:rsid w:val="0074607F"/>
    <w:rPr>
      <w:rFonts w:ascii="Tahoma" w:hAnsi="Tahoma" w:cs="Tahoma"/>
      <w:sz w:val="16"/>
      <w:szCs w:val="16"/>
    </w:rPr>
  </w:style>
  <w:style w:type="character" w:customStyle="1" w:styleId="TextodegloboCar">
    <w:name w:val="Texto de globo Car"/>
    <w:basedOn w:val="Fuentedeprrafopredeter"/>
    <w:link w:val="Textodeglobo"/>
    <w:uiPriority w:val="99"/>
    <w:semiHidden/>
    <w:rsid w:val="0074607F"/>
    <w:rPr>
      <w:rFonts w:ascii="Tahoma" w:eastAsia="Times New Roman" w:hAnsi="Tahoma" w:cs="Tahoma"/>
      <w:sz w:val="16"/>
      <w:szCs w:val="16"/>
      <w:lang w:val="es-ES" w:eastAsia="es-ES"/>
    </w:rPr>
  </w:style>
  <w:style w:type="character" w:styleId="Nmerodepgina">
    <w:name w:val="page number"/>
    <w:basedOn w:val="Fuentedeprrafopredeter"/>
    <w:uiPriority w:val="99"/>
    <w:unhideWhenUsed/>
    <w:rsid w:val="00660AAA"/>
    <w:rPr>
      <w:rFonts w:eastAsiaTheme="minorEastAsia" w:cstheme="minorBidi"/>
      <w:bCs w:val="0"/>
      <w:iCs w:val="0"/>
      <w:szCs w:val="22"/>
      <w:lang w:val="es-ES"/>
    </w:rPr>
  </w:style>
  <w:style w:type="table" w:customStyle="1" w:styleId="Listaclara-nfasis11">
    <w:name w:val="Lista clara - Énfasis 11"/>
    <w:basedOn w:val="Tablanormal"/>
    <w:uiPriority w:val="61"/>
    <w:rsid w:val="00683F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683F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Textoennegrita">
    <w:name w:val="Strong"/>
    <w:basedOn w:val="Fuentedeprrafopredeter"/>
    <w:qFormat/>
    <w:rsid w:val="007F5EA2"/>
    <w:rPr>
      <w:rFonts w:asciiTheme="minorHAnsi" w:hAnsiTheme="minorHAnsi"/>
      <w:b/>
      <w:bCs/>
    </w:rPr>
  </w:style>
  <w:style w:type="table" w:styleId="Cuadrculamedia1-nfasis1">
    <w:name w:val="Medium Grid 1 Accent 1"/>
    <w:basedOn w:val="Tablanormal"/>
    <w:uiPriority w:val="67"/>
    <w:rsid w:val="00301AD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extoindependiente">
    <w:name w:val="Body Text"/>
    <w:basedOn w:val="Normal"/>
    <w:link w:val="TextoindependienteCar"/>
    <w:rsid w:val="00036E9F"/>
    <w:pPr>
      <w:jc w:val="both"/>
    </w:pPr>
    <w:rPr>
      <w:rFonts w:ascii="Arial" w:hAnsi="Arial"/>
      <w:sz w:val="20"/>
      <w:szCs w:val="20"/>
      <w:lang w:val="es-ES"/>
    </w:rPr>
  </w:style>
  <w:style w:type="character" w:customStyle="1" w:styleId="TextoindependienteCar">
    <w:name w:val="Texto independiente Car"/>
    <w:basedOn w:val="Fuentedeprrafopredeter"/>
    <w:link w:val="Textoindependiente"/>
    <w:rsid w:val="00036E9F"/>
    <w:rPr>
      <w:rFonts w:ascii="Arial" w:eastAsia="Times New Roman" w:hAnsi="Arial" w:cs="Times New Roman"/>
      <w:sz w:val="20"/>
      <w:szCs w:val="20"/>
      <w:lang w:val="es-ES" w:eastAsia="es-ES"/>
    </w:rPr>
  </w:style>
  <w:style w:type="table" w:customStyle="1" w:styleId="Cuadrculaclara1">
    <w:name w:val="Cuadrícula clara1"/>
    <w:basedOn w:val="Tablanormal"/>
    <w:uiPriority w:val="62"/>
    <w:rsid w:val="00FC21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nfasis12">
    <w:name w:val="Sombreado medio 1 - Énfasis 12"/>
    <w:basedOn w:val="Tablanormal"/>
    <w:uiPriority w:val="63"/>
    <w:rsid w:val="00EC73E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aclara-nfasis12">
    <w:name w:val="Lista clara - Énfasis 12"/>
    <w:basedOn w:val="Tablanormal"/>
    <w:uiPriority w:val="61"/>
    <w:rsid w:val="00EC73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tulo3Car">
    <w:name w:val="Título 3 Car"/>
    <w:basedOn w:val="Fuentedeprrafopredeter"/>
    <w:link w:val="Ttulo3"/>
    <w:uiPriority w:val="9"/>
    <w:semiHidden/>
    <w:rsid w:val="00564025"/>
    <w:rPr>
      <w:rFonts w:asciiTheme="majorHAnsi" w:eastAsiaTheme="majorEastAsia" w:hAnsiTheme="majorHAnsi" w:cstheme="majorBidi"/>
      <w:b/>
      <w:bCs/>
      <w:color w:val="4F81BD" w:themeColor="accent1"/>
      <w:sz w:val="24"/>
      <w:szCs w:val="24"/>
      <w:lang w:val="es-CO" w:eastAsia="es-ES"/>
    </w:rPr>
  </w:style>
  <w:style w:type="character" w:styleId="Refdecomentario">
    <w:name w:val="annotation reference"/>
    <w:basedOn w:val="Fuentedeprrafopredeter"/>
    <w:uiPriority w:val="99"/>
    <w:semiHidden/>
    <w:unhideWhenUsed/>
    <w:rsid w:val="004C4FA7"/>
    <w:rPr>
      <w:sz w:val="16"/>
      <w:szCs w:val="16"/>
    </w:rPr>
  </w:style>
  <w:style w:type="paragraph" w:styleId="Textocomentario">
    <w:name w:val="annotation text"/>
    <w:basedOn w:val="Normal"/>
    <w:link w:val="TextocomentarioCar"/>
    <w:uiPriority w:val="99"/>
    <w:semiHidden/>
    <w:unhideWhenUsed/>
    <w:rsid w:val="004C4FA7"/>
    <w:rPr>
      <w:sz w:val="20"/>
      <w:szCs w:val="20"/>
    </w:rPr>
  </w:style>
  <w:style w:type="character" w:customStyle="1" w:styleId="TextocomentarioCar">
    <w:name w:val="Texto comentario Car"/>
    <w:basedOn w:val="Fuentedeprrafopredeter"/>
    <w:link w:val="Textocomentario"/>
    <w:uiPriority w:val="99"/>
    <w:semiHidden/>
    <w:rsid w:val="004C4FA7"/>
    <w:rPr>
      <w:rFonts w:ascii="Times New Roman" w:eastAsia="Times New Roman" w:hAnsi="Times New Roman" w:cs="Times New Roman"/>
      <w:sz w:val="20"/>
      <w:szCs w:val="20"/>
      <w:lang w:val="es-CO" w:eastAsia="es-ES"/>
    </w:rPr>
  </w:style>
  <w:style w:type="paragraph" w:styleId="Asuntodelcomentario">
    <w:name w:val="annotation subject"/>
    <w:basedOn w:val="Textocomentario"/>
    <w:next w:val="Textocomentario"/>
    <w:link w:val="AsuntodelcomentarioCar"/>
    <w:uiPriority w:val="99"/>
    <w:semiHidden/>
    <w:unhideWhenUsed/>
    <w:rsid w:val="004C4FA7"/>
    <w:rPr>
      <w:b/>
      <w:bCs/>
    </w:rPr>
  </w:style>
  <w:style w:type="character" w:customStyle="1" w:styleId="AsuntodelcomentarioCar">
    <w:name w:val="Asunto del comentario Car"/>
    <w:basedOn w:val="TextocomentarioCar"/>
    <w:link w:val="Asuntodelcomentario"/>
    <w:uiPriority w:val="99"/>
    <w:semiHidden/>
    <w:rsid w:val="004C4FA7"/>
    <w:rPr>
      <w:rFonts w:ascii="Times New Roman" w:eastAsia="Times New Roman" w:hAnsi="Times New Roman" w:cs="Times New Roman"/>
      <w:b/>
      <w:bCs/>
      <w:sz w:val="20"/>
      <w:szCs w:val="20"/>
      <w:lang w:val="es-CO" w:eastAsia="es-ES"/>
    </w:rPr>
  </w:style>
  <w:style w:type="paragraph" w:styleId="Epgrafe">
    <w:name w:val="caption"/>
    <w:basedOn w:val="Normal"/>
    <w:next w:val="Normal"/>
    <w:uiPriority w:val="35"/>
    <w:unhideWhenUsed/>
    <w:qFormat/>
    <w:rsid w:val="00060FBD"/>
    <w:pPr>
      <w:spacing w:after="200"/>
    </w:pPr>
    <w:rPr>
      <w:b/>
      <w:bCs/>
      <w:color w:val="4F81BD" w:themeColor="accent1"/>
      <w:sz w:val="18"/>
      <w:szCs w:val="18"/>
    </w:rPr>
  </w:style>
  <w:style w:type="character" w:styleId="CitaHTML">
    <w:name w:val="HTML Cite"/>
    <w:basedOn w:val="Fuentedeprrafopredeter"/>
    <w:uiPriority w:val="99"/>
    <w:semiHidden/>
    <w:unhideWhenUsed/>
    <w:rsid w:val="00C54C0B"/>
    <w:rPr>
      <w:i/>
      <w:iCs/>
    </w:rPr>
  </w:style>
  <w:style w:type="paragraph" w:styleId="Textonotapie">
    <w:name w:val="footnote text"/>
    <w:basedOn w:val="Normal"/>
    <w:link w:val="TextonotapieCar"/>
    <w:uiPriority w:val="99"/>
    <w:semiHidden/>
    <w:unhideWhenUsed/>
    <w:rsid w:val="00C54C0B"/>
    <w:rPr>
      <w:sz w:val="20"/>
      <w:szCs w:val="20"/>
    </w:rPr>
  </w:style>
  <w:style w:type="character" w:customStyle="1" w:styleId="TextonotapieCar">
    <w:name w:val="Texto nota pie Car"/>
    <w:basedOn w:val="Fuentedeprrafopredeter"/>
    <w:link w:val="Textonotapie"/>
    <w:uiPriority w:val="99"/>
    <w:semiHidden/>
    <w:rsid w:val="00C54C0B"/>
    <w:rPr>
      <w:rFonts w:ascii="Times New Roman" w:eastAsia="Times New Roman" w:hAnsi="Times New Roman" w:cs="Times New Roman"/>
      <w:sz w:val="20"/>
      <w:szCs w:val="20"/>
      <w:lang w:val="es-CO" w:eastAsia="es-ES"/>
    </w:rPr>
  </w:style>
  <w:style w:type="character" w:styleId="Refdenotaalpie">
    <w:name w:val="footnote reference"/>
    <w:basedOn w:val="Fuentedeprrafopredeter"/>
    <w:uiPriority w:val="99"/>
    <w:semiHidden/>
    <w:unhideWhenUsed/>
    <w:rsid w:val="00C54C0B"/>
    <w:rPr>
      <w:vertAlign w:val="superscript"/>
    </w:rPr>
  </w:style>
  <w:style w:type="paragraph" w:styleId="TDC1">
    <w:name w:val="toc 1"/>
    <w:basedOn w:val="Normal"/>
    <w:next w:val="Normal"/>
    <w:autoRedefine/>
    <w:uiPriority w:val="39"/>
    <w:qFormat/>
    <w:rsid w:val="00C54C0B"/>
    <w:rPr>
      <w:rFonts w:ascii="Trebuchet MS" w:hAnsi="Trebuchet MS" w:cs="Arial"/>
      <w:color w:val="000000"/>
      <w:lang w:val="es-ES"/>
    </w:rPr>
  </w:style>
  <w:style w:type="character" w:customStyle="1" w:styleId="Ttulo4Car">
    <w:name w:val="Título 4 Car"/>
    <w:basedOn w:val="Fuentedeprrafopredeter"/>
    <w:link w:val="Ttulo4"/>
    <w:uiPriority w:val="9"/>
    <w:semiHidden/>
    <w:rsid w:val="0017061F"/>
    <w:rPr>
      <w:rFonts w:asciiTheme="majorHAnsi" w:eastAsiaTheme="majorEastAsia" w:hAnsiTheme="majorHAnsi" w:cstheme="majorBidi"/>
      <w:b/>
      <w:bCs/>
      <w:i/>
      <w:iCs/>
      <w:color w:val="4F81BD" w:themeColor="accent1"/>
      <w:sz w:val="24"/>
      <w:szCs w:val="24"/>
      <w:lang w:val="es-CO" w:eastAsia="es-ES"/>
    </w:rPr>
  </w:style>
  <w:style w:type="paragraph" w:styleId="ndice1">
    <w:name w:val="index 1"/>
    <w:basedOn w:val="Normal"/>
    <w:next w:val="Normal"/>
    <w:autoRedefine/>
    <w:uiPriority w:val="99"/>
    <w:semiHidden/>
    <w:rsid w:val="0017061F"/>
    <w:pPr>
      <w:tabs>
        <w:tab w:val="right" w:pos="8494"/>
        <w:tab w:val="right" w:pos="9061"/>
      </w:tabs>
      <w:ind w:left="240" w:hanging="240"/>
    </w:pPr>
    <w:rPr>
      <w:rFonts w:ascii="Arial" w:hAnsi="Arial" w:cs="Arial"/>
      <w:bCs/>
      <w:noProof/>
      <w:lang w:val="es-ES_tradnl"/>
    </w:rPr>
  </w:style>
  <w:style w:type="paragraph" w:styleId="Ttulodendice">
    <w:name w:val="index heading"/>
    <w:basedOn w:val="Normal"/>
    <w:next w:val="ndice1"/>
    <w:uiPriority w:val="99"/>
    <w:rsid w:val="0017061F"/>
    <w:pPr>
      <w:spacing w:before="240" w:after="120"/>
      <w:ind w:left="140"/>
    </w:pPr>
    <w:rPr>
      <w:rFonts w:ascii="Arial" w:hAnsi="Arial" w:cs="Arial"/>
      <w:b/>
      <w:bCs/>
      <w:color w:val="000000"/>
      <w:sz w:val="28"/>
      <w:szCs w:val="28"/>
      <w:lang w:val="es-ES"/>
    </w:rPr>
  </w:style>
  <w:style w:type="character" w:customStyle="1" w:styleId="pricingretailnodiscountprice1">
    <w:name w:val="pricing_retail_nodiscount_price1"/>
    <w:rsid w:val="00E76E77"/>
    <w:rPr>
      <w:rFonts w:ascii="Arial" w:hAnsi="Arial" w:cs="Arial" w:hint="default"/>
      <w:b/>
      <w:bCs/>
      <w:color w:val="669933"/>
      <w:sz w:val="24"/>
      <w:szCs w:val="24"/>
      <w:shd w:val="clear" w:color="auto" w:fill="FFFFFF"/>
    </w:rPr>
  </w:style>
  <w:style w:type="character" w:customStyle="1" w:styleId="txttitulin1">
    <w:name w:val="txt_titulin1"/>
    <w:rsid w:val="00E76E77"/>
    <w:rPr>
      <w:rFonts w:ascii="Trebuchet MS" w:hAnsi="Trebuchet MS" w:hint="default"/>
      <w:b/>
      <w:bCs/>
      <w:caps/>
      <w:color w:val="8298AD"/>
      <w:sz w:val="23"/>
      <w:szCs w:val="23"/>
    </w:rPr>
  </w:style>
  <w:style w:type="character" w:customStyle="1" w:styleId="screviewselectionspagetitle1">
    <w:name w:val="sc_review_selections_page_title1"/>
    <w:rsid w:val="00E76E77"/>
    <w:rPr>
      <w:rFonts w:ascii="Arial" w:hAnsi="Arial" w:cs="Arial" w:hint="default"/>
      <w:b/>
      <w:bCs/>
      <w:sz w:val="21"/>
      <w:szCs w:val="21"/>
    </w:rPr>
  </w:style>
  <w:style w:type="character" w:customStyle="1" w:styleId="lwcollapsibleareatitle1">
    <w:name w:val="lw_collapsiblearea_title1"/>
    <w:rsid w:val="00E76E77"/>
    <w:rPr>
      <w:rFonts w:ascii="Segoe UI" w:hAnsi="Segoe UI" w:cs="Segoe UI" w:hint="default"/>
      <w:b/>
      <w:bCs/>
      <w:color w:val="3F529C"/>
      <w:sz w:val="37"/>
      <w:szCs w:val="37"/>
    </w:rPr>
  </w:style>
  <w:style w:type="character" w:customStyle="1" w:styleId="ui">
    <w:name w:val="ui"/>
    <w:rsid w:val="00E76E77"/>
  </w:style>
  <w:style w:type="paragraph" w:customStyle="1" w:styleId="ecmsonormal">
    <w:name w:val="ec_msonormal"/>
    <w:basedOn w:val="Normal"/>
    <w:rsid w:val="00AC634A"/>
    <w:pPr>
      <w:spacing w:before="100" w:beforeAutospacing="1" w:after="100" w:afterAutospacing="1"/>
    </w:pPr>
    <w:rPr>
      <w:lang w:val="es-ES"/>
    </w:rPr>
  </w:style>
  <w:style w:type="paragraph" w:styleId="TtulodeTDC">
    <w:name w:val="TOC Heading"/>
    <w:basedOn w:val="Ttulo1"/>
    <w:next w:val="Normal"/>
    <w:uiPriority w:val="39"/>
    <w:semiHidden/>
    <w:unhideWhenUsed/>
    <w:qFormat/>
    <w:rsid w:val="00B25D25"/>
    <w:pPr>
      <w:keepLines/>
      <w:spacing w:before="480" w:line="276" w:lineRule="auto"/>
      <w:outlineLvl w:val="9"/>
    </w:pPr>
    <w:rPr>
      <w:rFonts w:asciiTheme="majorHAnsi" w:eastAsiaTheme="majorEastAsia" w:hAnsiTheme="majorHAnsi" w:cstheme="majorBidi"/>
      <w:bCs/>
      <w:color w:val="365F91" w:themeColor="accent1" w:themeShade="BF"/>
      <w:sz w:val="28"/>
      <w:szCs w:val="28"/>
      <w:lang w:eastAsia="es-CO"/>
    </w:rPr>
  </w:style>
  <w:style w:type="paragraph" w:styleId="TDC3">
    <w:name w:val="toc 3"/>
    <w:basedOn w:val="Normal"/>
    <w:next w:val="Normal"/>
    <w:autoRedefine/>
    <w:uiPriority w:val="39"/>
    <w:unhideWhenUsed/>
    <w:qFormat/>
    <w:rsid w:val="00B25D25"/>
    <w:pPr>
      <w:spacing w:after="100"/>
      <w:ind w:left="480"/>
    </w:pPr>
  </w:style>
  <w:style w:type="paragraph" w:styleId="TDC2">
    <w:name w:val="toc 2"/>
    <w:basedOn w:val="Normal"/>
    <w:next w:val="Normal"/>
    <w:autoRedefine/>
    <w:uiPriority w:val="39"/>
    <w:unhideWhenUsed/>
    <w:qFormat/>
    <w:rsid w:val="00B25D25"/>
    <w:pPr>
      <w:spacing w:after="100"/>
      <w:ind w:left="240"/>
    </w:pPr>
  </w:style>
  <w:style w:type="character" w:customStyle="1" w:styleId="Ttulo2Car">
    <w:name w:val="Título 2 Car"/>
    <w:basedOn w:val="Fuentedeprrafopredeter"/>
    <w:link w:val="Ttulo2"/>
    <w:uiPriority w:val="9"/>
    <w:rsid w:val="00B25D25"/>
    <w:rPr>
      <w:rFonts w:asciiTheme="majorHAnsi" w:eastAsiaTheme="majorEastAsia" w:hAnsiTheme="majorHAnsi" w:cstheme="majorBidi"/>
      <w:b/>
      <w:bCs/>
      <w:color w:val="4F81BD" w:themeColor="accent1"/>
      <w:sz w:val="26"/>
      <w:szCs w:val="26"/>
      <w:lang w:val="es-CO" w:eastAsia="es-ES"/>
    </w:rPr>
  </w:style>
  <w:style w:type="character" w:styleId="nfasis">
    <w:name w:val="Emphasis"/>
    <w:basedOn w:val="Fuentedeprrafopredeter"/>
    <w:uiPriority w:val="20"/>
    <w:qFormat/>
    <w:rsid w:val="00B25D25"/>
    <w:rPr>
      <w:i/>
      <w:iCs/>
    </w:rPr>
  </w:style>
  <w:style w:type="table" w:styleId="Cuadrculaclara-nfasis1">
    <w:name w:val="Light Grid Accent 1"/>
    <w:basedOn w:val="Tablanormal"/>
    <w:uiPriority w:val="62"/>
    <w:rsid w:val="00F9420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0A3F0F"/>
    <w:pPr>
      <w:spacing w:after="0" w:line="240" w:lineRule="auto"/>
    </w:pPr>
    <w:rPr>
      <w:rFonts w:ascii="Times New Roman" w:eastAsia="Times New Roman" w:hAnsi="Times New Roman" w:cs="Times New Roman"/>
      <w:sz w:val="24"/>
      <w:szCs w:val="24"/>
      <w:lang w:val="es-CO" w:eastAsia="es-ES"/>
    </w:rPr>
  </w:style>
  <w:style w:type="character" w:customStyle="1" w:styleId="apple-style-span">
    <w:name w:val="apple-style-span"/>
    <w:basedOn w:val="Fuentedeprrafopredeter"/>
    <w:rsid w:val="006C5B45"/>
  </w:style>
</w:styles>
</file>

<file path=word/webSettings.xml><?xml version="1.0" encoding="utf-8"?>
<w:webSettings xmlns:r="http://schemas.openxmlformats.org/officeDocument/2006/relationships" xmlns:w="http://schemas.openxmlformats.org/wordprocessingml/2006/main">
  <w:divs>
    <w:div w:id="155655419">
      <w:bodyDiv w:val="1"/>
      <w:marLeft w:val="0"/>
      <w:marRight w:val="0"/>
      <w:marTop w:val="0"/>
      <w:marBottom w:val="0"/>
      <w:divBdr>
        <w:top w:val="none" w:sz="0" w:space="0" w:color="auto"/>
        <w:left w:val="none" w:sz="0" w:space="0" w:color="auto"/>
        <w:bottom w:val="none" w:sz="0" w:space="0" w:color="auto"/>
        <w:right w:val="none" w:sz="0" w:space="0" w:color="auto"/>
      </w:divBdr>
    </w:div>
    <w:div w:id="472799794">
      <w:bodyDiv w:val="1"/>
      <w:marLeft w:val="0"/>
      <w:marRight w:val="0"/>
      <w:marTop w:val="0"/>
      <w:marBottom w:val="0"/>
      <w:divBdr>
        <w:top w:val="none" w:sz="0" w:space="0" w:color="auto"/>
        <w:left w:val="none" w:sz="0" w:space="0" w:color="auto"/>
        <w:bottom w:val="none" w:sz="0" w:space="0" w:color="auto"/>
        <w:right w:val="none" w:sz="0" w:space="0" w:color="auto"/>
      </w:divBdr>
    </w:div>
    <w:div w:id="835653242">
      <w:bodyDiv w:val="1"/>
      <w:marLeft w:val="0"/>
      <w:marRight w:val="0"/>
      <w:marTop w:val="0"/>
      <w:marBottom w:val="0"/>
      <w:divBdr>
        <w:top w:val="none" w:sz="0" w:space="0" w:color="auto"/>
        <w:left w:val="none" w:sz="0" w:space="0" w:color="auto"/>
        <w:bottom w:val="none" w:sz="0" w:space="0" w:color="auto"/>
        <w:right w:val="none" w:sz="0" w:space="0" w:color="auto"/>
      </w:divBdr>
    </w:div>
    <w:div w:id="853961775">
      <w:bodyDiv w:val="1"/>
      <w:marLeft w:val="0"/>
      <w:marRight w:val="0"/>
      <w:marTop w:val="0"/>
      <w:marBottom w:val="0"/>
      <w:divBdr>
        <w:top w:val="none" w:sz="0" w:space="0" w:color="auto"/>
        <w:left w:val="none" w:sz="0" w:space="0" w:color="auto"/>
        <w:bottom w:val="none" w:sz="0" w:space="0" w:color="auto"/>
        <w:right w:val="none" w:sz="0" w:space="0" w:color="auto"/>
      </w:divBdr>
    </w:div>
    <w:div w:id="987131409">
      <w:bodyDiv w:val="1"/>
      <w:marLeft w:val="0"/>
      <w:marRight w:val="0"/>
      <w:marTop w:val="0"/>
      <w:marBottom w:val="0"/>
      <w:divBdr>
        <w:top w:val="none" w:sz="0" w:space="0" w:color="auto"/>
        <w:left w:val="none" w:sz="0" w:space="0" w:color="auto"/>
        <w:bottom w:val="none" w:sz="0" w:space="0" w:color="auto"/>
        <w:right w:val="none" w:sz="0" w:space="0" w:color="auto"/>
      </w:divBdr>
    </w:div>
    <w:div w:id="1198931504">
      <w:bodyDiv w:val="1"/>
      <w:marLeft w:val="0"/>
      <w:marRight w:val="0"/>
      <w:marTop w:val="0"/>
      <w:marBottom w:val="0"/>
      <w:divBdr>
        <w:top w:val="none" w:sz="0" w:space="0" w:color="auto"/>
        <w:left w:val="none" w:sz="0" w:space="0" w:color="auto"/>
        <w:bottom w:val="none" w:sz="0" w:space="0" w:color="auto"/>
        <w:right w:val="none" w:sz="0" w:space="0" w:color="auto"/>
      </w:divBdr>
    </w:div>
    <w:div w:id="1607152478">
      <w:bodyDiv w:val="1"/>
      <w:marLeft w:val="0"/>
      <w:marRight w:val="0"/>
      <w:marTop w:val="0"/>
      <w:marBottom w:val="0"/>
      <w:divBdr>
        <w:top w:val="none" w:sz="0" w:space="0" w:color="auto"/>
        <w:left w:val="none" w:sz="0" w:space="0" w:color="auto"/>
        <w:bottom w:val="none" w:sz="0" w:space="0" w:color="auto"/>
        <w:right w:val="none" w:sz="0" w:space="0" w:color="auto"/>
      </w:divBdr>
    </w:div>
    <w:div w:id="1839618144">
      <w:bodyDiv w:val="1"/>
      <w:marLeft w:val="0"/>
      <w:marRight w:val="0"/>
      <w:marTop w:val="0"/>
      <w:marBottom w:val="0"/>
      <w:divBdr>
        <w:top w:val="none" w:sz="0" w:space="0" w:color="auto"/>
        <w:left w:val="none" w:sz="0" w:space="0" w:color="auto"/>
        <w:bottom w:val="none" w:sz="0" w:space="0" w:color="auto"/>
        <w:right w:val="none" w:sz="0" w:space="0" w:color="auto"/>
      </w:divBdr>
    </w:div>
    <w:div w:id="1878422784">
      <w:bodyDiv w:val="1"/>
      <w:marLeft w:val="0"/>
      <w:marRight w:val="0"/>
      <w:marTop w:val="0"/>
      <w:marBottom w:val="0"/>
      <w:divBdr>
        <w:top w:val="none" w:sz="0" w:space="0" w:color="auto"/>
        <w:left w:val="none" w:sz="0" w:space="0" w:color="auto"/>
        <w:bottom w:val="none" w:sz="0" w:space="0" w:color="auto"/>
        <w:right w:val="none" w:sz="0" w:space="0" w:color="auto"/>
      </w:divBdr>
    </w:div>
    <w:div w:id="1909683929">
      <w:bodyDiv w:val="1"/>
      <w:marLeft w:val="0"/>
      <w:marRight w:val="0"/>
      <w:marTop w:val="0"/>
      <w:marBottom w:val="0"/>
      <w:divBdr>
        <w:top w:val="none" w:sz="0" w:space="0" w:color="auto"/>
        <w:left w:val="none" w:sz="0" w:space="0" w:color="auto"/>
        <w:bottom w:val="none" w:sz="0" w:space="0" w:color="auto"/>
        <w:right w:val="none" w:sz="0" w:space="0" w:color="auto"/>
      </w:divBdr>
    </w:div>
    <w:div w:id="206428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Documentos%20MFS\Formato%20Encuesta%20MFS.docx" TargetMode="External"/><Relationship Id="rId18" Type="http://schemas.openxmlformats.org/officeDocument/2006/relationships/hyperlink" Target="http://es.wikipedia.org/wiki/Seguridad_inform%C3%A1tica" TargetMode="External"/><Relationship Id="rId26" Type="http://schemas.openxmlformats.org/officeDocument/2006/relationships/hyperlink" Target="http://es.wikipedia.org/wiki/Red" TargetMode="External"/><Relationship Id="rId39" Type="http://schemas.openxmlformats.org/officeDocument/2006/relationships/image" Target="http://i.dell.com/images/global/products/latit/latit_smart_security.jpg" TargetMode="External"/><Relationship Id="rId21" Type="http://schemas.openxmlformats.org/officeDocument/2006/relationships/hyperlink" Target="http://es.wikipedia.org/wiki/Comando" TargetMode="External"/><Relationship Id="rId34" Type="http://schemas.openxmlformats.org/officeDocument/2006/relationships/image" Target="http://i.dell.com/images/global/products/latit/latit_road_ready.jpg" TargetMode="External"/><Relationship Id="rId42" Type="http://schemas.openxmlformats.org/officeDocument/2006/relationships/image" Target="media/image12.png"/><Relationship Id="rId47" Type="http://schemas.openxmlformats.org/officeDocument/2006/relationships/image" Target="media/image14.png"/><Relationship Id="rId50" Type="http://schemas.openxmlformats.org/officeDocument/2006/relationships/hyperlink" Target="file:///G:\Diagramas%20MFS\D.Componentes\DiagramaActividades.png" TargetMode="External"/><Relationship Id="rId55" Type="http://schemas.openxmlformats.org/officeDocument/2006/relationships/hyperlink" Target="file:///G:\Interfaz%20MFS\Reportes%20de%20MovilFac\Reporte%20Factura.p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es.wikipedia.org/wiki/Entorno_gr%C3%A1fico" TargetMode="External"/><Relationship Id="rId29" Type="http://schemas.openxmlformats.org/officeDocument/2006/relationships/hyperlink" Target="http://msdn.microsoft.com/es-es/library/tt9a9e45(v=VS.80).aspx" TargetMode="External"/><Relationship Id="rId41" Type="http://schemas.openxmlformats.org/officeDocument/2006/relationships/hyperlink" Target="file:///E:\Quinto\Proyecto%20MovilFac\Logo%20Movil%20Fac\MovilFac111.png" TargetMode="External"/><Relationship Id="rId54" Type="http://schemas.openxmlformats.org/officeDocument/2006/relationships/hyperlink" Target="file:///G:\Interfaz%20MFS\Pag" TargetMode="External"/><Relationship Id="rId62" Type="http://schemas.openxmlformats.org/officeDocument/2006/relationships/hyperlink" Target="http://msdn.microsoft.com/es-es/library/tt9a9e45(VS.90).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Cronogramas%20de%20Gantt%20MFS\MovilFac%20Grupal.gan" TargetMode="External"/><Relationship Id="rId24" Type="http://schemas.openxmlformats.org/officeDocument/2006/relationships/hyperlink" Target="http://es.wikipedia.org/wiki/Terminal" TargetMode="External"/><Relationship Id="rId32" Type="http://schemas.openxmlformats.org/officeDocument/2006/relationships/image" Target="http://i.dell.com/images/global/products/latit/latit_invtv_design.jpg" TargetMode="External"/><Relationship Id="rId37" Type="http://schemas.openxmlformats.org/officeDocument/2006/relationships/hyperlink" Target="javascript:void(0)" TargetMode="External"/><Relationship Id="rId40" Type="http://schemas.openxmlformats.org/officeDocument/2006/relationships/hyperlink" Target="file:///G:\Documentos%20MFS\Carta%20de%20Presentacion%20MFS.doc" TargetMode="External"/><Relationship Id="rId45" Type="http://schemas.openxmlformats.org/officeDocument/2006/relationships/image" Target="media/image13.png"/><Relationship Id="rId53" Type="http://schemas.openxmlformats.org/officeDocument/2006/relationships/hyperlink" Target="file:///G:\Interfaz%20MFS\Movil" TargetMode="External"/><Relationship Id="rId58"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es.wikipedia.org/wiki/Servidor" TargetMode="External"/><Relationship Id="rId28" Type="http://schemas.openxmlformats.org/officeDocument/2006/relationships/hyperlink" Target="javascript:;" TargetMode="External"/><Relationship Id="rId36" Type="http://schemas.openxmlformats.org/officeDocument/2006/relationships/image" Target="http://i.dell.com/images/global/products/latit/latit_hyperconnect.jpg" TargetMode="External"/><Relationship Id="rId49" Type="http://schemas.openxmlformats.org/officeDocument/2006/relationships/image" Target="media/image15.png"/><Relationship Id="rId57" Type="http://schemas.openxmlformats.org/officeDocument/2006/relationships/footer" Target="footer1.xml"/><Relationship Id="rId61" Type="http://schemas.openxmlformats.org/officeDocument/2006/relationships/hyperlink" Target="http://intranet.minedu.gob.pe/intranet/" TargetMode="External"/><Relationship Id="rId10" Type="http://schemas.openxmlformats.org/officeDocument/2006/relationships/image" Target="media/image2.png"/><Relationship Id="rId19" Type="http://schemas.openxmlformats.org/officeDocument/2006/relationships/hyperlink" Target="http://es.wikipedia.org/wiki/Procedimientos_almacenados" TargetMode="External"/><Relationship Id="rId31" Type="http://schemas.openxmlformats.org/officeDocument/2006/relationships/image" Target="media/image8.jpeg"/><Relationship Id="rId44" Type="http://schemas.openxmlformats.org/officeDocument/2006/relationships/hyperlink" Target="file:///E:\Quinto\Proyecto%20MovilFac\Diagramas%20MovilFac\Diagramas%20de%20secuencia\Diagramadesecuenciaad.png" TargetMode="External"/><Relationship Id="rId52" Type="http://schemas.openxmlformats.org/officeDocument/2006/relationships/image" Target="media/image17.png"/><Relationship Id="rId60" Type="http://schemas.openxmlformats.org/officeDocument/2006/relationships/hyperlink" Target="http://www.elmundo.es/diccionarios" TargetMode="Externa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file:///E:\Quinto\Proyecto%20MovilFac\Logo%20Movil%20Fac\movilfac222.png" TargetMode="External"/><Relationship Id="rId14" Type="http://schemas.openxmlformats.org/officeDocument/2006/relationships/hyperlink" Target="file:///G:\Documentos%20MFS\Tabulacion%20de%20las%20encuestas%20MFS.xlsx" TargetMode="External"/><Relationship Id="rId22" Type="http://schemas.openxmlformats.org/officeDocument/2006/relationships/hyperlink" Target="http://es.wikipedia.org/wiki/Cliente-servidor" TargetMode="External"/><Relationship Id="rId27" Type="http://schemas.openxmlformats.org/officeDocument/2006/relationships/image" Target="media/image6.png"/><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hyperlink" Target="file:///G:\MER%20MFS\Diccionarios%20de%20datos\Diccionario%20de%20datos.html" TargetMode="External"/><Relationship Id="rId48" Type="http://schemas.openxmlformats.org/officeDocument/2006/relationships/hyperlink" Target="file:///G:\Diagramas%20MFS\D.Actividades\DiagramaActividades.png" TargetMode="External"/><Relationship Id="rId56" Type="http://schemas.openxmlformats.org/officeDocument/2006/relationships/hyperlink" Target="file:///G:\Documentos%20MFS\Lista%20de%20Chequeo%20MFS.docx"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file:///G:\Documentos%20MFS\Formato%20Entrevista%20MFS.docx" TargetMode="External"/><Relationship Id="rId17" Type="http://schemas.openxmlformats.org/officeDocument/2006/relationships/image" Target="media/image5.jpeg"/><Relationship Id="rId25" Type="http://schemas.openxmlformats.org/officeDocument/2006/relationships/hyperlink" Target="http://es.wikipedia.org/w/index.php?title=Cliente_%28infor%C3%A1tica%29&amp;action=edit&amp;redlink=1" TargetMode="External"/><Relationship Id="rId33" Type="http://schemas.openxmlformats.org/officeDocument/2006/relationships/image" Target="media/image9.jpeg"/><Relationship Id="rId38" Type="http://schemas.openxmlformats.org/officeDocument/2006/relationships/image" Target="media/image11.jpeg"/><Relationship Id="rId46" Type="http://schemas.openxmlformats.org/officeDocument/2006/relationships/hyperlink" Target="file:///E:\Quinto\Proyecto%20MovilFac\Diagramas%20MovilFac\Diagramas%20de%20estado\DiagramaEstado.png" TargetMode="External"/><Relationship Id="rId59" Type="http://schemas.openxmlformats.org/officeDocument/2006/relationships/hyperlink" Target="http://www.monografias.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29CE3-F397-4743-AB44-50C4569AD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9060</Words>
  <Characters>49835</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dc:creator>
  <cp:lastModifiedBy>DejavuLAOZ</cp:lastModifiedBy>
  <cp:revision>2</cp:revision>
  <dcterms:created xsi:type="dcterms:W3CDTF">2013-03-13T05:50:00Z</dcterms:created>
  <dcterms:modified xsi:type="dcterms:W3CDTF">2013-03-13T05:50:00Z</dcterms:modified>
</cp:coreProperties>
</file>